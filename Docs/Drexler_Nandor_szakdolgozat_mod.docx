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F742C" w14:textId="4506CBDF" w:rsidR="0063585C" w:rsidRPr="004851C7" w:rsidRDefault="009D2FD8" w:rsidP="004E0BE0">
      <w:pPr>
        <w:pStyle w:val="Cmlaplog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73B2CFEB" w:rsidR="004851C7" w:rsidRDefault="00964975" w:rsidP="00D429F2">
      <w:pPr>
        <w:pStyle w:val="Cmlapkarstanszk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CB49BF">
        <w:t>Automatizálási és Alkalmazott Informatikai Tanszék</w:t>
      </w:r>
      <w:r>
        <w:fldChar w:fldCharType="end"/>
      </w:r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4256732C" w:rsidR="0063585C" w:rsidRPr="00B50CAA" w:rsidRDefault="00630A92" w:rsidP="00171054">
      <w:pPr>
        <w:pStyle w:val="Cmlapszerz"/>
      </w:pPr>
      <w:commentRangeStart w:id="1"/>
      <w:commentRangeEnd w:id="1"/>
      <w:r>
        <w:rPr>
          <w:rStyle w:val="Jegyzethivatkozs"/>
          <w:noProof w:val="0"/>
        </w:rPr>
        <w:commentReference w:id="1"/>
      </w:r>
      <w:r w:rsidR="00463741">
        <w:t>Drexler Nándor</w:t>
      </w:r>
    </w:p>
    <w:p w14:paraId="079394B9" w14:textId="04A42E5E" w:rsidR="00630A92" w:rsidRDefault="00463741" w:rsidP="00630A92">
      <w:pPr>
        <w:keepLines/>
        <w:spacing w:after="0"/>
        <w:ind w:firstLine="0"/>
        <w:jc w:val="center"/>
        <w:rPr>
          <w:smallCaps/>
        </w:rPr>
      </w:pPr>
      <w:r w:rsidRPr="00463741">
        <w:rPr>
          <w:rFonts w:cs="Arial"/>
          <w:b/>
          <w:bCs/>
          <w:caps/>
          <w:kern w:val="28"/>
          <w:sz w:val="52"/>
          <w:szCs w:val="32"/>
        </w:rPr>
        <w:t>Ingatlan hirdető portál megvalósítása React és .NET Core alapokon</w:t>
      </w: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A0A8917" w14:textId="130F0FD4" w:rsidR="00630A92" w:rsidDel="00674C62" w:rsidRDefault="00630A92" w:rsidP="00630A92">
      <w:pPr>
        <w:keepLines/>
        <w:spacing w:after="0"/>
        <w:ind w:firstLine="0"/>
        <w:jc w:val="center"/>
        <w:rPr>
          <w:del w:id="2" w:author="Ekler Péter" w:date="2020-12-02T23:49:00Z"/>
          <w:smallCaps/>
        </w:rPr>
      </w:pPr>
    </w:p>
    <w:p w14:paraId="113A12EC" w14:textId="43DEE63F" w:rsidR="00630A92" w:rsidDel="00674C62" w:rsidRDefault="00630A92" w:rsidP="00630A92">
      <w:pPr>
        <w:keepLines/>
        <w:spacing w:after="0"/>
        <w:ind w:firstLine="0"/>
        <w:jc w:val="center"/>
        <w:rPr>
          <w:del w:id="3" w:author="Ekler Péter" w:date="2020-12-02T23:49:00Z"/>
          <w:smallCaps/>
        </w:rPr>
      </w:pPr>
    </w:p>
    <w:p w14:paraId="26CA6A24" w14:textId="4497EA94" w:rsidR="00674C62" w:rsidRDefault="00674C62" w:rsidP="00630A92">
      <w:pPr>
        <w:keepLines/>
        <w:spacing w:after="0"/>
        <w:ind w:firstLine="0"/>
        <w:jc w:val="center"/>
        <w:rPr>
          <w:ins w:id="4" w:author="Ekler Péter" w:date="2020-12-02T23:48:00Z"/>
          <w:smallCaps/>
        </w:rPr>
      </w:pPr>
      <w:ins w:id="5" w:author="Ekler Péter" w:date="2020-12-02T23:48:00Z">
        <w:r>
          <w:rPr>
            <w:smallCaps/>
          </w:rPr>
          <w:t>Konzulens:</w:t>
        </w:r>
      </w:ins>
    </w:p>
    <w:p w14:paraId="7BF499DC" w14:textId="1A50BF5F" w:rsidR="00630A92" w:rsidRDefault="00463741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 xml:space="preserve">Dr. </w:t>
      </w:r>
      <w:proofErr w:type="spellStart"/>
      <w:r>
        <w:rPr>
          <w:smallCaps/>
        </w:rPr>
        <w:t>Ekler</w:t>
      </w:r>
      <w:proofErr w:type="spellEnd"/>
      <w:r>
        <w:rPr>
          <w:smallCaps/>
        </w:rPr>
        <w:t xml:space="preserve"> Péter</w:t>
      </w:r>
    </w:p>
    <w:commentRangeStart w:id="6"/>
    <w:p w14:paraId="71BF7A9D" w14:textId="6A9BCE1A" w:rsidR="00630A92" w:rsidRDefault="00630A92" w:rsidP="00630A92">
      <w:pPr>
        <w:pStyle w:val="Cmlapszerz"/>
      </w:pPr>
      <w:r>
        <w:fldChar w:fldCharType="begin"/>
      </w:r>
      <w:r>
        <w:instrText xml:space="preserve"> DOCPROPERTY "Manager"  \* MERGEFORMAT </w:instrText>
      </w:r>
      <w:r>
        <w:fldChar w:fldCharType="end"/>
      </w:r>
      <w:commentRangeEnd w:id="6"/>
      <w:r>
        <w:rPr>
          <w:rStyle w:val="Jegyzethivatkozs"/>
          <w:noProof w:val="0"/>
        </w:rPr>
        <w:commentReference w:id="6"/>
      </w:r>
    </w:p>
    <w:p w14:paraId="59CFD63D" w14:textId="5CC92278" w:rsidR="0063585C" w:rsidRPr="00B50CAA" w:rsidRDefault="00630A92" w:rsidP="00630A92">
      <w:pPr>
        <w:spacing w:after="0"/>
        <w:ind w:firstLine="0"/>
        <w:jc w:val="center"/>
      </w:pPr>
      <w:r>
        <w:t xml:space="preserve">BUDAPEST, </w:t>
      </w:r>
      <w:r w:rsidR="00463741">
        <w:t>2020</w:t>
      </w:r>
      <w:r w:rsidR="0063585C" w:rsidRPr="00267677">
        <w:fldChar w:fldCharType="begin"/>
      </w:r>
      <w:r w:rsidR="0063585C" w:rsidRPr="00B50CAA">
        <w:instrText xml:space="preserve"> SUBJECT  \* MERGEFORMAT </w:instrText>
      </w:r>
      <w:r w:rsidR="0063585C" w:rsidRPr="00267677">
        <w:fldChar w:fldCharType="end"/>
      </w:r>
    </w:p>
    <w:p w14:paraId="155AD015" w14:textId="77777777" w:rsidR="0063585C" w:rsidRPr="00B50CAA" w:rsidRDefault="0063585C" w:rsidP="003519B1">
      <w:pPr>
        <w:pStyle w:val="Fejezetcmtartalomjegyzknlkl"/>
        <w:pPrChange w:id="7" w:author="Drexler Nándor" w:date="2020-12-03T22:27:00Z">
          <w:pPr>
            <w:pStyle w:val="Fejezetcmtartalomjegyzknlkl"/>
          </w:pPr>
        </w:pPrChange>
      </w:pPr>
      <w:commentRangeStart w:id="8"/>
      <w:r w:rsidRPr="00B50CAA">
        <w:lastRenderedPageBreak/>
        <w:t>Tartalomjegyzék</w:t>
      </w:r>
      <w:commentRangeEnd w:id="8"/>
      <w:r w:rsidR="00674C62">
        <w:rPr>
          <w:rStyle w:val="Jegyzethivatkozs"/>
          <w:rFonts w:cs="Times New Roman"/>
          <w:b w:val="0"/>
          <w:bCs w:val="0"/>
          <w:noProof w:val="0"/>
          <w:kern w:val="0"/>
        </w:rPr>
        <w:commentReference w:id="8"/>
      </w:r>
    </w:p>
    <w:p w14:paraId="7F5B6CA8" w14:textId="2A69A0C8" w:rsidR="00CB49BF" w:rsidRDefault="00730B3C">
      <w:pPr>
        <w:pStyle w:val="TJ1"/>
        <w:rPr>
          <w:ins w:id="9" w:author="Drexler Nándor" w:date="2020-12-03T22:34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10" w:author="Drexler Nándor" w:date="2020-12-03T22:34:00Z">
        <w:r w:rsidR="00CB49BF" w:rsidRPr="00565BE7">
          <w:rPr>
            <w:rStyle w:val="Hiperhivatkozs"/>
            <w:noProof/>
          </w:rPr>
          <w:fldChar w:fldCharType="begin"/>
        </w:r>
        <w:r w:rsidR="00CB49BF" w:rsidRPr="00565BE7">
          <w:rPr>
            <w:rStyle w:val="Hiperhivatkozs"/>
            <w:noProof/>
          </w:rPr>
          <w:instrText xml:space="preserve"> </w:instrText>
        </w:r>
        <w:r w:rsidR="00CB49BF">
          <w:rPr>
            <w:noProof/>
          </w:rPr>
          <w:instrText>HYPERLINK \l "_Toc57927258"</w:instrText>
        </w:r>
        <w:r w:rsidR="00CB49BF" w:rsidRPr="00565BE7">
          <w:rPr>
            <w:rStyle w:val="Hiperhivatkozs"/>
            <w:noProof/>
          </w:rPr>
          <w:instrText xml:space="preserve"> </w:instrText>
        </w:r>
        <w:r w:rsidR="00CB49BF" w:rsidRPr="00565BE7">
          <w:rPr>
            <w:rStyle w:val="Hiperhivatkozs"/>
            <w:noProof/>
          </w:rPr>
        </w:r>
        <w:r w:rsidR="00CB49BF" w:rsidRPr="00565BE7">
          <w:rPr>
            <w:rStyle w:val="Hiperhivatkozs"/>
            <w:noProof/>
          </w:rPr>
          <w:fldChar w:fldCharType="separate"/>
        </w:r>
        <w:r w:rsidR="00CB49BF" w:rsidRPr="00565BE7">
          <w:rPr>
            <w:rStyle w:val="Hiperhivatkozs"/>
            <w:noProof/>
          </w:rPr>
          <w:t>Összefoglaló</w:t>
        </w:r>
        <w:r w:rsidR="00CB49BF">
          <w:rPr>
            <w:noProof/>
            <w:webHidden/>
          </w:rPr>
          <w:tab/>
        </w:r>
        <w:r w:rsidR="00CB49BF">
          <w:rPr>
            <w:noProof/>
            <w:webHidden/>
          </w:rPr>
          <w:fldChar w:fldCharType="begin"/>
        </w:r>
        <w:r w:rsidR="00CB49BF">
          <w:rPr>
            <w:noProof/>
            <w:webHidden/>
          </w:rPr>
          <w:instrText xml:space="preserve"> PAGEREF _Toc57927258 \h </w:instrText>
        </w:r>
        <w:r w:rsidR="00CB49BF">
          <w:rPr>
            <w:noProof/>
            <w:webHidden/>
          </w:rPr>
        </w:r>
      </w:ins>
      <w:r w:rsidR="00CB49BF">
        <w:rPr>
          <w:noProof/>
          <w:webHidden/>
        </w:rPr>
        <w:fldChar w:fldCharType="separate"/>
      </w:r>
      <w:ins w:id="11" w:author="Drexler Nándor" w:date="2020-12-03T22:34:00Z">
        <w:r w:rsidR="00CB49BF">
          <w:rPr>
            <w:noProof/>
            <w:webHidden/>
          </w:rPr>
          <w:t>5</w:t>
        </w:r>
        <w:r w:rsidR="00CB49BF">
          <w:rPr>
            <w:noProof/>
            <w:webHidden/>
          </w:rPr>
          <w:fldChar w:fldCharType="end"/>
        </w:r>
        <w:r w:rsidR="00CB49BF" w:rsidRPr="00565BE7">
          <w:rPr>
            <w:rStyle w:val="Hiperhivatkozs"/>
            <w:noProof/>
          </w:rPr>
          <w:fldChar w:fldCharType="end"/>
        </w:r>
      </w:ins>
    </w:p>
    <w:p w14:paraId="716477C4" w14:textId="7F22D69A" w:rsidR="00CB49BF" w:rsidRDefault="00CB49BF">
      <w:pPr>
        <w:pStyle w:val="TJ1"/>
        <w:rPr>
          <w:ins w:id="12" w:author="Drexler Nándor" w:date="2020-12-03T22:34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ins w:id="13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"_Toc57927259"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  <w:lang w:val="en-US"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_Toc57927259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4" w:author="Drexler Nándor" w:date="2020-12-03T22:34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36539B75" w14:textId="76490438" w:rsidR="00CB49BF" w:rsidRDefault="00CB49BF">
      <w:pPr>
        <w:pStyle w:val="TJ1"/>
        <w:rPr>
          <w:ins w:id="15" w:author="Drexler Nándor" w:date="2020-12-03T22:34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ins w:id="16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"_Toc57927260"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_Toc57927260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7" w:author="Drexler Nándor" w:date="2020-12-03T22:34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407F97B8" w14:textId="56F2EFFF" w:rsidR="00CB49BF" w:rsidRDefault="00CB49BF">
      <w:pPr>
        <w:pStyle w:val="TJ2"/>
        <w:tabs>
          <w:tab w:val="right" w:leader="dot" w:pos="8494"/>
        </w:tabs>
        <w:rPr>
          <w:ins w:id="18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9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"_Toc57927261"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1.1 Felhasznált technológiák jelentősége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_Toc57927261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0" w:author="Drexler Nándor" w:date="2020-12-03T22:34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79EC3ADE" w14:textId="1465579F" w:rsidR="00CB49BF" w:rsidRDefault="00CB49BF">
      <w:pPr>
        <w:pStyle w:val="TJ2"/>
        <w:tabs>
          <w:tab w:val="right" w:leader="dot" w:pos="8494"/>
        </w:tabs>
        <w:rPr>
          <w:ins w:id="21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22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"_Toc57927262"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1.2 Szakdolgozat tartalma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_Toc57927262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3" w:author="Drexler Nándor" w:date="2020-12-03T22:34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769B4C5C" w14:textId="4ECDFF57" w:rsidR="00CB49BF" w:rsidRDefault="00CB49BF">
      <w:pPr>
        <w:pStyle w:val="TJ1"/>
        <w:rPr>
          <w:ins w:id="24" w:author="Drexler Nándor" w:date="2020-12-03T22:34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ins w:id="25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"_Toc57927263"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2 Feladatspecifikáció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_Toc57927263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6" w:author="Drexler Nándor" w:date="2020-12-03T22:34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3ECD4D0C" w14:textId="51BDB7AC" w:rsidR="00CB49BF" w:rsidRDefault="00CB49BF">
      <w:pPr>
        <w:pStyle w:val="TJ2"/>
        <w:tabs>
          <w:tab w:val="right" w:leader="dot" w:pos="8494"/>
        </w:tabs>
        <w:rPr>
          <w:ins w:id="27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28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"_Toc57927264"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2.1 Feladat részletes leírása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_Toc57927264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9" w:author="Drexler Nándor" w:date="2020-12-03T22:34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6511A74A" w14:textId="390CAEB8" w:rsidR="00CB49BF" w:rsidRDefault="00CB49BF">
      <w:pPr>
        <w:pStyle w:val="TJ2"/>
        <w:tabs>
          <w:tab w:val="right" w:leader="dot" w:pos="8494"/>
        </w:tabs>
        <w:rPr>
          <w:ins w:id="30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31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"_Toc57927265"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2.2 Használati esetek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_Toc57927265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2" w:author="Drexler Nándor" w:date="2020-12-03T22:34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714BAB3B" w14:textId="1B4A3DCE" w:rsidR="00CB49BF" w:rsidRDefault="00CB49BF">
      <w:pPr>
        <w:pStyle w:val="TJ3"/>
        <w:tabs>
          <w:tab w:val="right" w:leader="dot" w:pos="8494"/>
        </w:tabs>
        <w:rPr>
          <w:ins w:id="33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34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"_Toc57927266"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2.2.1 Hirdetések keresése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_Toc57927266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5" w:author="Drexler Nándor" w:date="2020-12-03T22:34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7EF4DF1B" w14:textId="428231EE" w:rsidR="00CB49BF" w:rsidRDefault="00CB49BF">
      <w:pPr>
        <w:pStyle w:val="TJ3"/>
        <w:tabs>
          <w:tab w:val="right" w:leader="dot" w:pos="8494"/>
        </w:tabs>
        <w:rPr>
          <w:ins w:id="36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37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"_Toc57927267"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2.2.2 Hirdetés feladása, módosítása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_Toc57927267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8" w:author="Drexler Nándor" w:date="2020-12-03T22:34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13200593" w14:textId="2AFC2772" w:rsidR="00CB49BF" w:rsidRDefault="00CB49BF">
      <w:pPr>
        <w:pStyle w:val="TJ3"/>
        <w:tabs>
          <w:tab w:val="right" w:leader="dot" w:pos="8494"/>
        </w:tabs>
        <w:rPr>
          <w:ins w:id="39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40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"_Toc57927268"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2.2.3 A hirdető adatlapja és értékelése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_Toc57927268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1" w:author="Drexler Nándor" w:date="2020-12-03T22:34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4E828822" w14:textId="3712042F" w:rsidR="00CB49BF" w:rsidRDefault="00CB49BF">
      <w:pPr>
        <w:pStyle w:val="TJ3"/>
        <w:tabs>
          <w:tab w:val="right" w:leader="dot" w:pos="8494"/>
        </w:tabs>
        <w:rPr>
          <w:ins w:id="42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43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"_Toc57927269"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2.2.4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_Toc57927269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4" w:author="Drexler Nándor" w:date="2020-12-03T22:34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00AD4EE1" w14:textId="151C71FF" w:rsidR="00CB49BF" w:rsidRDefault="00CB49BF">
      <w:pPr>
        <w:pStyle w:val="TJ1"/>
        <w:rPr>
          <w:ins w:id="45" w:author="Drexler Nándor" w:date="2020-12-03T22:34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ins w:id="46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"_Toc57927270"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3 Felhasznált technológiák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_Toc57927270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7" w:author="Drexler Nándor" w:date="2020-12-03T22:34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13B7CF01" w14:textId="0DB932B4" w:rsidR="00CB49BF" w:rsidRDefault="00CB49BF">
      <w:pPr>
        <w:pStyle w:val="TJ2"/>
        <w:tabs>
          <w:tab w:val="right" w:leader="dot" w:pos="8494"/>
        </w:tabs>
        <w:rPr>
          <w:ins w:id="48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49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"_Toc57927271"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3.1 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_Toc57927271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0" w:author="Drexler Nándor" w:date="2020-12-03T22:34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0D8D14DC" w14:textId="6BF2DA97" w:rsidR="00CB49BF" w:rsidRDefault="00CB49BF">
      <w:pPr>
        <w:pStyle w:val="TJ2"/>
        <w:tabs>
          <w:tab w:val="right" w:leader="dot" w:pos="8494"/>
        </w:tabs>
        <w:rPr>
          <w:ins w:id="51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52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"_Toc57927272"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3.2 ASP .NET 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_Toc57927272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3" w:author="Drexler Nándor" w:date="2020-12-03T22:34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78660370" w14:textId="19D2FF82" w:rsidR="00CB49BF" w:rsidRDefault="00CB49BF">
      <w:pPr>
        <w:pStyle w:val="TJ3"/>
        <w:tabs>
          <w:tab w:val="right" w:leader="dot" w:pos="8494"/>
        </w:tabs>
        <w:rPr>
          <w:ins w:id="54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55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"_Toc57927273"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3.2.1 MongoDb .NET 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_Toc57927273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6" w:author="Drexler Nándor" w:date="2020-12-03T22:34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7C9EDB21" w14:textId="608C648E" w:rsidR="00CB49BF" w:rsidRDefault="00CB49BF">
      <w:pPr>
        <w:pStyle w:val="TJ3"/>
        <w:tabs>
          <w:tab w:val="right" w:leader="dot" w:pos="8494"/>
        </w:tabs>
        <w:rPr>
          <w:ins w:id="57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58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"_Toc57927274"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3.2.2 ASP .NET Core Identity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_Toc57927274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9" w:author="Drexler Nándor" w:date="2020-12-03T22:34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754977BF" w14:textId="3141388B" w:rsidR="00CB49BF" w:rsidRDefault="00CB49BF">
      <w:pPr>
        <w:pStyle w:val="TJ3"/>
        <w:tabs>
          <w:tab w:val="right" w:leader="dot" w:pos="8494"/>
        </w:tabs>
        <w:rPr>
          <w:ins w:id="60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61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"_Toc57927275"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3.2.3 ASP .NET Core Identity MongoDbCore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_Toc57927275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62" w:author="Drexler Nándor" w:date="2020-12-03T22:34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1E83D6D8" w14:textId="112C8E50" w:rsidR="00CB49BF" w:rsidRDefault="00CB49BF">
      <w:pPr>
        <w:pStyle w:val="TJ2"/>
        <w:tabs>
          <w:tab w:val="right" w:leader="dot" w:pos="8494"/>
        </w:tabs>
        <w:rPr>
          <w:ins w:id="63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64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"_Toc57927276"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3.3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_Toc57927276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65" w:author="Drexler Nándor" w:date="2020-12-03T22:34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42D5EB12" w14:textId="1B6E5337" w:rsidR="00CB49BF" w:rsidRDefault="00CB49BF">
      <w:pPr>
        <w:pStyle w:val="TJ3"/>
        <w:tabs>
          <w:tab w:val="right" w:leader="dot" w:pos="8494"/>
        </w:tabs>
        <w:rPr>
          <w:ins w:id="66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67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"_Toc57927277"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3.3.1 JSX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_Toc57927277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68" w:author="Drexler Nándor" w:date="2020-12-03T22:34:00Z"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23A7D9C6" w14:textId="17F3FC05" w:rsidR="00CB49BF" w:rsidRDefault="00CB49BF">
      <w:pPr>
        <w:pStyle w:val="TJ3"/>
        <w:tabs>
          <w:tab w:val="right" w:leader="dot" w:pos="8494"/>
        </w:tabs>
        <w:rPr>
          <w:ins w:id="69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70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"_Toc57927278"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3.3.2 React Hooks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_Toc57927278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71" w:author="Drexler Nándor" w:date="2020-12-03T22:34:00Z"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795A384C" w14:textId="711A366F" w:rsidR="00CB49BF" w:rsidRDefault="00CB49BF">
      <w:pPr>
        <w:pStyle w:val="TJ3"/>
        <w:tabs>
          <w:tab w:val="right" w:leader="dot" w:pos="8494"/>
        </w:tabs>
        <w:rPr>
          <w:ins w:id="72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73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"_Toc57927279"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3.3.3 React Router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_Toc57927279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74" w:author="Drexler Nándor" w:date="2020-12-03T22:34:00Z"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152EC4BB" w14:textId="1289528B" w:rsidR="00CB49BF" w:rsidRDefault="00CB49BF">
      <w:pPr>
        <w:pStyle w:val="TJ2"/>
        <w:tabs>
          <w:tab w:val="right" w:leader="dot" w:pos="8494"/>
        </w:tabs>
        <w:rPr>
          <w:ins w:id="75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76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"_Toc57927280"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3.4 Bootstrap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_Toc57927280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77" w:author="Drexler Nándor" w:date="2020-12-03T22:34:00Z"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3E3DFCFF" w14:textId="173A0846" w:rsidR="00CB49BF" w:rsidRDefault="00CB49BF">
      <w:pPr>
        <w:pStyle w:val="TJ3"/>
        <w:tabs>
          <w:tab w:val="right" w:leader="dot" w:pos="8494"/>
        </w:tabs>
        <w:rPr>
          <w:ins w:id="78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79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"_Toc57927281"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3.4.1 Reszponzív weboldalak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_Toc57927281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80" w:author="Drexler Nándor" w:date="2020-12-03T22:34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6B1F8BEA" w14:textId="039EDC71" w:rsidR="00CB49BF" w:rsidRDefault="00CB49BF">
      <w:pPr>
        <w:pStyle w:val="TJ3"/>
        <w:tabs>
          <w:tab w:val="right" w:leader="dot" w:pos="8494"/>
        </w:tabs>
        <w:rPr>
          <w:ins w:id="81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82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"_Toc57927282"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3.4.2 Bootstrap Grid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_Toc57927282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83" w:author="Drexler Nándor" w:date="2020-12-03T22:34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34478293" w14:textId="192A3449" w:rsidR="00CB49BF" w:rsidRDefault="00CB49BF">
      <w:pPr>
        <w:pStyle w:val="TJ2"/>
        <w:tabs>
          <w:tab w:val="right" w:leader="dot" w:pos="8494"/>
        </w:tabs>
        <w:rPr>
          <w:ins w:id="84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85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"_Toc57927283"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3.5 Google térkép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_Toc57927283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86" w:author="Drexler Nándor" w:date="2020-12-03T22:34:00Z"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366910E7" w14:textId="03B82222" w:rsidR="00CB49BF" w:rsidRDefault="00CB49BF">
      <w:pPr>
        <w:pStyle w:val="TJ3"/>
        <w:tabs>
          <w:tab w:val="right" w:leader="dot" w:pos="8494"/>
        </w:tabs>
        <w:rPr>
          <w:ins w:id="87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88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"_Toc57927284"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3.5.1 Google Maps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_Toc57927284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89" w:author="Drexler Nándor" w:date="2020-12-03T22:34:00Z"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77BA3D0A" w14:textId="3EA9F769" w:rsidR="00CB49BF" w:rsidRDefault="00CB49BF">
      <w:pPr>
        <w:pStyle w:val="TJ1"/>
        <w:rPr>
          <w:ins w:id="90" w:author="Drexler Nándor" w:date="2020-12-03T22:34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ins w:id="91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"_Toc57927285"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4 Az elkészült megoldás felsőszintű architektúrája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_Toc57927285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92" w:author="Drexler Nándor" w:date="2020-12-03T22:34:00Z"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3EC4A1A4" w14:textId="5F101523" w:rsidR="00CB49BF" w:rsidRDefault="00CB49BF">
      <w:pPr>
        <w:pStyle w:val="TJ2"/>
        <w:tabs>
          <w:tab w:val="right" w:leader="dot" w:pos="8494"/>
        </w:tabs>
        <w:rPr>
          <w:ins w:id="93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94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"_Toc57927286"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4.1 Háromrétegű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_Toc57927286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95" w:author="Drexler Nándor" w:date="2020-12-03T22:34:00Z"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1879F7E8" w14:textId="6BDFFDD4" w:rsidR="00CB49BF" w:rsidRDefault="00CB49BF">
      <w:pPr>
        <w:pStyle w:val="TJ3"/>
        <w:tabs>
          <w:tab w:val="right" w:leader="dot" w:pos="8494"/>
        </w:tabs>
        <w:rPr>
          <w:ins w:id="96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97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"_Toc57927287"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4.1.1 Rétegek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_Toc57927287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98" w:author="Drexler Nándor" w:date="2020-12-03T22:34:00Z"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1A284544" w14:textId="33149B84" w:rsidR="00CB49BF" w:rsidRDefault="00CB49BF">
      <w:pPr>
        <w:pStyle w:val="TJ2"/>
        <w:tabs>
          <w:tab w:val="right" w:leader="dot" w:pos="8494"/>
        </w:tabs>
        <w:rPr>
          <w:ins w:id="99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00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"_Toc57927288"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4.2 Szerver oldali komponensek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_Toc57927288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01" w:author="Drexler Nándor" w:date="2020-12-03T22:34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15F60E35" w14:textId="212EB0DA" w:rsidR="00CB49BF" w:rsidRDefault="00CB49BF">
      <w:pPr>
        <w:pStyle w:val="TJ2"/>
        <w:tabs>
          <w:tab w:val="right" w:leader="dot" w:pos="8494"/>
        </w:tabs>
        <w:rPr>
          <w:ins w:id="102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03" w:author="Drexler Nándor" w:date="2020-12-03T22:34:00Z">
        <w:r w:rsidRPr="00565BE7">
          <w:rPr>
            <w:rStyle w:val="Hiperhivatkozs"/>
            <w:noProof/>
          </w:rPr>
          <w:lastRenderedPageBreak/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"_Toc57927289"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4.3 Kliens oldali komponensek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_Toc57927289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04" w:author="Drexler Nándor" w:date="2020-12-03T22:34:00Z"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1B8BCC31" w14:textId="6529FD15" w:rsidR="00CB49BF" w:rsidRDefault="00CB49BF">
      <w:pPr>
        <w:pStyle w:val="TJ1"/>
        <w:rPr>
          <w:ins w:id="105" w:author="Drexler Nándor" w:date="2020-12-03T22:34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ins w:id="106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"_Toc57927290"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5 Megvalósítás részletes bemutatása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_Toc57927290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07" w:author="Drexler Nándor" w:date="2020-12-03T22:34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5D252B79" w14:textId="1E4141FD" w:rsidR="00CB49BF" w:rsidRDefault="00CB49BF">
      <w:pPr>
        <w:pStyle w:val="TJ2"/>
        <w:tabs>
          <w:tab w:val="right" w:leader="dot" w:pos="8494"/>
        </w:tabs>
        <w:rPr>
          <w:ins w:id="108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09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"_Toc57927291"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5.1 Szerveroldal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_Toc57927291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0" w:author="Drexler Nándor" w:date="2020-12-03T22:34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76019938" w14:textId="2C1DF929" w:rsidR="00CB49BF" w:rsidRDefault="00CB49BF">
      <w:pPr>
        <w:pStyle w:val="TJ3"/>
        <w:tabs>
          <w:tab w:val="right" w:leader="dot" w:pos="8494"/>
        </w:tabs>
        <w:rPr>
          <w:ins w:id="111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12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"_Toc57927292"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5.1.1 Adatbázis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_Toc57927292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3" w:author="Drexler Nándor" w:date="2020-12-03T22:34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365FF87F" w14:textId="45C90BFD" w:rsidR="00CB49BF" w:rsidRDefault="00CB49BF">
      <w:pPr>
        <w:pStyle w:val="TJ3"/>
        <w:tabs>
          <w:tab w:val="right" w:leader="dot" w:pos="8494"/>
        </w:tabs>
        <w:rPr>
          <w:ins w:id="114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15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"_Toc57927293"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5.1.2 Adatelérés modell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_Toc57927293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6" w:author="Drexler Nándor" w:date="2020-12-03T22:34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1ACD036B" w14:textId="40A1F4B1" w:rsidR="00CB49BF" w:rsidRDefault="00CB49BF">
      <w:pPr>
        <w:pStyle w:val="TJ3"/>
        <w:tabs>
          <w:tab w:val="right" w:leader="dot" w:pos="8494"/>
        </w:tabs>
        <w:rPr>
          <w:ins w:id="117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18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"_Toc57927294"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5.1.3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_Toc57927294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9" w:author="Drexler Nándor" w:date="2020-12-03T22:34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4608ED32" w14:textId="1A0FD59B" w:rsidR="00CB49BF" w:rsidRDefault="00CB49BF">
      <w:pPr>
        <w:pStyle w:val="TJ3"/>
        <w:tabs>
          <w:tab w:val="right" w:leader="dot" w:pos="8494"/>
        </w:tabs>
        <w:rPr>
          <w:ins w:id="120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21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"_Toc57927295"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5.1.4 Kontrollerek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_Toc57927295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22" w:author="Drexler Nándor" w:date="2020-12-03T22:34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5F808263" w14:textId="6EDC5085" w:rsidR="00CB49BF" w:rsidRDefault="00CB49BF">
      <w:pPr>
        <w:pStyle w:val="TJ3"/>
        <w:tabs>
          <w:tab w:val="right" w:leader="dot" w:pos="8494"/>
        </w:tabs>
        <w:rPr>
          <w:ins w:id="123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24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"_Toc57927296"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5.1.5 Autentikáció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_Toc57927296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25" w:author="Drexler Nándor" w:date="2020-12-03T22:34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6016E708" w14:textId="01A1698E" w:rsidR="00CB49BF" w:rsidRDefault="00CB49BF">
      <w:pPr>
        <w:pStyle w:val="TJ2"/>
        <w:tabs>
          <w:tab w:val="right" w:leader="dot" w:pos="8494"/>
        </w:tabs>
        <w:rPr>
          <w:ins w:id="126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27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"_Toc57927297"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5.2 Kliensoldal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_Toc57927297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28" w:author="Drexler Nándor" w:date="2020-12-03T22:34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69A9FA4A" w14:textId="2974A5CF" w:rsidR="00CB49BF" w:rsidRDefault="00CB49BF">
      <w:pPr>
        <w:pStyle w:val="TJ3"/>
        <w:tabs>
          <w:tab w:val="right" w:leader="dot" w:pos="8494"/>
        </w:tabs>
        <w:rPr>
          <w:ins w:id="129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30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"_Toc57927298"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5.2.1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_Toc57927298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31" w:author="Drexler Nándor" w:date="2020-12-03T22:34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38F3E7AA" w14:textId="2E086DA1" w:rsidR="00CB49BF" w:rsidRDefault="00CB49BF">
      <w:pPr>
        <w:pStyle w:val="TJ3"/>
        <w:tabs>
          <w:tab w:val="right" w:leader="dot" w:pos="8494"/>
        </w:tabs>
        <w:rPr>
          <w:ins w:id="132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33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"_Toc57927299"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5.2.2 Components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_Toc57927299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34" w:author="Drexler Nándor" w:date="2020-12-03T22:34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000B2520" w14:textId="1019AF0F" w:rsidR="00CB49BF" w:rsidRDefault="00CB49BF">
      <w:pPr>
        <w:pStyle w:val="TJ2"/>
        <w:tabs>
          <w:tab w:val="right" w:leader="dot" w:pos="8494"/>
        </w:tabs>
        <w:rPr>
          <w:ins w:id="135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36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"_Toc57927300"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5.3 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_Toc57927300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37" w:author="Drexler Nándor" w:date="2020-12-03T22:34:00Z"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469BF139" w14:textId="6CC014DF" w:rsidR="00CB49BF" w:rsidRDefault="00CB49BF">
      <w:pPr>
        <w:pStyle w:val="TJ3"/>
        <w:tabs>
          <w:tab w:val="right" w:leader="dot" w:pos="8494"/>
        </w:tabs>
        <w:rPr>
          <w:ins w:id="138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39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"_Toc57927301"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5.3.1 Tesztesetek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_Toc57927301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40" w:author="Drexler Nándor" w:date="2020-12-03T22:34:00Z"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6782052D" w14:textId="43DEADA9" w:rsidR="00CB49BF" w:rsidRDefault="00CB49BF">
      <w:pPr>
        <w:pStyle w:val="TJ1"/>
        <w:rPr>
          <w:ins w:id="141" w:author="Drexler Nándor" w:date="2020-12-03T22:34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ins w:id="142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"_Toc57927302"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6 Az alkalmazás használata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_Toc57927302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43" w:author="Drexler Nándor" w:date="2020-12-03T22:34:00Z"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020D854A" w14:textId="6FD078BD" w:rsidR="00CB49BF" w:rsidRDefault="00CB49BF">
      <w:pPr>
        <w:pStyle w:val="TJ2"/>
        <w:tabs>
          <w:tab w:val="right" w:leader="dot" w:pos="8494"/>
        </w:tabs>
        <w:rPr>
          <w:ins w:id="144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45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"_Toc57927303"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6.1 Bejelentkezés, regisztráció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_Toc57927303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46" w:author="Drexler Nándor" w:date="2020-12-03T22:34:00Z"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5BBF179C" w14:textId="213A0CB5" w:rsidR="00CB49BF" w:rsidRDefault="00CB49BF">
      <w:pPr>
        <w:pStyle w:val="TJ2"/>
        <w:tabs>
          <w:tab w:val="right" w:leader="dot" w:pos="8494"/>
        </w:tabs>
        <w:rPr>
          <w:ins w:id="147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48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"_Toc57927304"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6.2 Ingatlanok böngészése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_Toc57927304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49" w:author="Drexler Nándor" w:date="2020-12-03T22:34:00Z"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4CF9B090" w14:textId="0BFA9023" w:rsidR="00CB49BF" w:rsidRDefault="00CB49BF">
      <w:pPr>
        <w:pStyle w:val="TJ2"/>
        <w:tabs>
          <w:tab w:val="right" w:leader="dot" w:pos="8494"/>
        </w:tabs>
        <w:rPr>
          <w:ins w:id="150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51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"_Toc57927305"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6.3 Új hirdetés feladása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_Toc57927305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52" w:author="Drexler Nándor" w:date="2020-12-03T22:34:00Z"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21F75C95" w14:textId="2E5C8D57" w:rsidR="00CB49BF" w:rsidRDefault="00CB49BF">
      <w:pPr>
        <w:pStyle w:val="TJ2"/>
        <w:tabs>
          <w:tab w:val="right" w:leader="dot" w:pos="8494"/>
        </w:tabs>
        <w:rPr>
          <w:ins w:id="153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54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"_Toc57927306"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6.4 Meglévő hirdetés módosítása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_Toc57927306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55" w:author="Drexler Nándor" w:date="2020-12-03T22:34:00Z"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29A7728F" w14:textId="5C03DA31" w:rsidR="00CB49BF" w:rsidRDefault="00CB49BF">
      <w:pPr>
        <w:pStyle w:val="TJ2"/>
        <w:tabs>
          <w:tab w:val="right" w:leader="dot" w:pos="8494"/>
        </w:tabs>
        <w:rPr>
          <w:ins w:id="156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57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"_Toc57927307"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6.5 Hirdetők értékelése, felhasználók adatlapja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_Toc57927307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58" w:author="Drexler Nándor" w:date="2020-12-03T22:34:00Z"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17E294CB" w14:textId="6DD29B9C" w:rsidR="00CB49BF" w:rsidRDefault="00CB49BF">
      <w:pPr>
        <w:pStyle w:val="TJ2"/>
        <w:tabs>
          <w:tab w:val="right" w:leader="dot" w:pos="8494"/>
        </w:tabs>
        <w:rPr>
          <w:ins w:id="159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60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"_Toc57927308"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6.6 Privát üzenetek megtekintése, küldése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_Toc57927308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61" w:author="Drexler Nándor" w:date="2020-12-03T22:34:00Z"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6A72F61A" w14:textId="6DA2B5E4" w:rsidR="00CB49BF" w:rsidRDefault="00CB49BF">
      <w:pPr>
        <w:pStyle w:val="TJ1"/>
        <w:rPr>
          <w:ins w:id="162" w:author="Drexler Nándor" w:date="2020-12-03T22:34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ins w:id="163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"_Toc57927309"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7 Összefoglalás, továbbfejlesztési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_Toc57927309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64" w:author="Drexler Nándor" w:date="2020-12-03T22:34:00Z"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575832CA" w14:textId="2ACAF83F" w:rsidR="00CB49BF" w:rsidRDefault="00CB49BF">
      <w:pPr>
        <w:pStyle w:val="TJ1"/>
        <w:rPr>
          <w:ins w:id="165" w:author="Drexler Nándor" w:date="2020-12-03T22:34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ins w:id="166" w:author="Drexler Nándor" w:date="2020-12-03T22:34:00Z">
        <w:r w:rsidRPr="00565BE7">
          <w:rPr>
            <w:rStyle w:val="Hiperhivatkozs"/>
            <w:noProof/>
          </w:rPr>
          <w:fldChar w:fldCharType="begin"/>
        </w:r>
        <w:r w:rsidRPr="00565BE7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"_Toc57927310"</w:instrText>
        </w:r>
        <w:r w:rsidRPr="00565BE7">
          <w:rPr>
            <w:rStyle w:val="Hiperhivatkozs"/>
            <w:noProof/>
          </w:rPr>
          <w:instrText xml:space="preserve"> </w:instrText>
        </w:r>
        <w:r w:rsidRPr="00565BE7">
          <w:rPr>
            <w:rStyle w:val="Hiperhivatkozs"/>
            <w:noProof/>
          </w:rPr>
        </w:r>
        <w:r w:rsidRPr="00565BE7">
          <w:rPr>
            <w:rStyle w:val="Hiperhivatkozs"/>
            <w:noProof/>
          </w:rPr>
          <w:fldChar w:fldCharType="separate"/>
        </w:r>
        <w:r w:rsidRPr="00565BE7">
          <w:rPr>
            <w:rStyle w:val="Hiperhivatkozs"/>
            <w:noProof/>
          </w:rPr>
          <w:t>8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_Toc57927310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67" w:author="Drexler Nándor" w:date="2020-12-03T22:34:00Z"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  <w:r w:rsidRPr="00565BE7">
          <w:rPr>
            <w:rStyle w:val="Hiperhivatkozs"/>
            <w:noProof/>
          </w:rPr>
          <w:fldChar w:fldCharType="end"/>
        </w:r>
      </w:ins>
    </w:p>
    <w:p w14:paraId="206C976F" w14:textId="3A22BD38" w:rsidR="00CA3AD8" w:rsidDel="00CB49BF" w:rsidRDefault="00964975">
      <w:pPr>
        <w:pStyle w:val="TJ1"/>
        <w:rPr>
          <w:del w:id="168" w:author="Drexler Nándor" w:date="2020-12-03T22:34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169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"_Toc57274450" </w:delInstrText>
        </w:r>
        <w:r w:rsidDel="00CB49BF">
          <w:rPr>
            <w:noProof/>
          </w:rPr>
          <w:fldChar w:fldCharType="separate"/>
        </w:r>
      </w:del>
      <w:ins w:id="170" w:author="Drexler Nándor" w:date="2020-12-03T22:34:00Z">
        <w:r w:rsidR="00CB49BF">
          <w:rPr>
            <w:b w:val="0"/>
            <w:bCs/>
            <w:noProof/>
          </w:rPr>
          <w:t>Hiba! A hiperhivatkozás érvénytelen.</w:t>
        </w:r>
      </w:ins>
      <w:del w:id="171" w:author="Drexler Nándor" w:date="2020-12-03T22:34:00Z">
        <w:r w:rsidR="00CA3AD8" w:rsidRPr="00C96A81" w:rsidDel="00CB49BF">
          <w:rPr>
            <w:rStyle w:val="Hiperhivatkozs"/>
            <w:noProof/>
          </w:rPr>
          <w:delText>Összefoglaló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_Toc57274450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5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00FA53CC" w14:textId="6658ED0C" w:rsidR="00CA3AD8" w:rsidDel="00CB49BF" w:rsidRDefault="00964975">
      <w:pPr>
        <w:pStyle w:val="TJ1"/>
        <w:rPr>
          <w:del w:id="172" w:author="Drexler Nándor" w:date="2020-12-03T22:34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173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"_Toc57274451" </w:delInstrText>
        </w:r>
        <w:r w:rsidDel="00CB49BF">
          <w:rPr>
            <w:noProof/>
          </w:rPr>
          <w:fldChar w:fldCharType="separate"/>
        </w:r>
      </w:del>
      <w:ins w:id="174" w:author="Drexler Nándor" w:date="2020-12-03T22:34:00Z">
        <w:r w:rsidR="00CB49BF">
          <w:rPr>
            <w:b w:val="0"/>
            <w:bCs/>
            <w:noProof/>
          </w:rPr>
          <w:t>Hiba! A hiperhivatkozás érvénytelen.</w:t>
        </w:r>
      </w:ins>
      <w:del w:id="175" w:author="Drexler Nándor" w:date="2020-12-03T22:34:00Z">
        <w:r w:rsidR="00CA3AD8" w:rsidRPr="00C96A81" w:rsidDel="00CB49BF">
          <w:rPr>
            <w:rStyle w:val="Hiperhivatkozs"/>
            <w:noProof/>
          </w:rPr>
          <w:delText>Abstract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_Toc57274451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6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1E6D6C23" w14:textId="74179F34" w:rsidR="00CA3AD8" w:rsidDel="00CB49BF" w:rsidRDefault="00964975">
      <w:pPr>
        <w:pStyle w:val="TJ1"/>
        <w:rPr>
          <w:del w:id="176" w:author="Drexler Nándor" w:date="2020-12-03T22:34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177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"_Toc5727445</w:delInstrText>
        </w:r>
        <w:r w:rsidDel="00CB49BF">
          <w:rPr>
            <w:noProof/>
          </w:rPr>
          <w:delInstrText xml:space="preserve">2" </w:delInstrText>
        </w:r>
        <w:r w:rsidDel="00CB49BF">
          <w:rPr>
            <w:noProof/>
          </w:rPr>
          <w:fldChar w:fldCharType="separate"/>
        </w:r>
      </w:del>
      <w:ins w:id="178" w:author="Drexler Nándor" w:date="2020-12-03T22:34:00Z">
        <w:r w:rsidR="00CB49BF">
          <w:rPr>
            <w:b w:val="0"/>
            <w:bCs/>
            <w:noProof/>
          </w:rPr>
          <w:t>Hiba! A hiperhivatkozás érvénytelen.</w:t>
        </w:r>
      </w:ins>
      <w:del w:id="179" w:author="Drexler Nándor" w:date="2020-12-03T22:34:00Z">
        <w:r w:rsidR="00CA3AD8" w:rsidRPr="00C96A81" w:rsidDel="00CB49BF">
          <w:rPr>
            <w:rStyle w:val="Hiperhivatkozs"/>
            <w:noProof/>
          </w:rPr>
          <w:delText>1 Bevezetés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_Toc57274452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7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66DA48F0" w14:textId="3C39A84C" w:rsidR="00CA3AD8" w:rsidDel="00CB49BF" w:rsidRDefault="00964975">
      <w:pPr>
        <w:pStyle w:val="TJ2"/>
        <w:tabs>
          <w:tab w:val="right" w:leader="dot" w:pos="8494"/>
        </w:tabs>
        <w:rPr>
          <w:del w:id="180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181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"_Toc57274453" </w:delInstrText>
        </w:r>
        <w:r w:rsidDel="00CB49BF">
          <w:rPr>
            <w:noProof/>
          </w:rPr>
          <w:fldChar w:fldCharType="separate"/>
        </w:r>
      </w:del>
      <w:ins w:id="182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183" w:author="Drexler Nándor" w:date="2020-12-03T22:34:00Z">
        <w:r w:rsidR="00CA3AD8" w:rsidRPr="00C96A81" w:rsidDel="00CB49BF">
          <w:rPr>
            <w:rStyle w:val="Hiperhivatkozs"/>
            <w:noProof/>
          </w:rPr>
          <w:delText>1.1 Felhasznált technológiák jelentősége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_Toc57274453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7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5F2D1CCE" w14:textId="3FBFAD82" w:rsidR="00CA3AD8" w:rsidDel="00CB49BF" w:rsidRDefault="00964975">
      <w:pPr>
        <w:pStyle w:val="TJ2"/>
        <w:tabs>
          <w:tab w:val="right" w:leader="dot" w:pos="8494"/>
        </w:tabs>
        <w:rPr>
          <w:del w:id="184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185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"_Toc57274454" </w:delInstrText>
        </w:r>
        <w:r w:rsidDel="00CB49BF">
          <w:rPr>
            <w:noProof/>
          </w:rPr>
          <w:fldChar w:fldCharType="separate"/>
        </w:r>
      </w:del>
      <w:ins w:id="186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187" w:author="Drexler Nándor" w:date="2020-12-03T22:34:00Z">
        <w:r w:rsidR="00CA3AD8" w:rsidRPr="00C96A81" w:rsidDel="00CB49BF">
          <w:rPr>
            <w:rStyle w:val="Hiperhivatkozs"/>
            <w:noProof/>
          </w:rPr>
          <w:delText>1.2 Szakdolgozat tartalma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_Toc57274454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9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60B6E57F" w14:textId="65287968" w:rsidR="00CA3AD8" w:rsidDel="00CB49BF" w:rsidRDefault="00964975">
      <w:pPr>
        <w:pStyle w:val="TJ1"/>
        <w:rPr>
          <w:del w:id="188" w:author="Drexler Nándor" w:date="2020-12-03T22:34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189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"_Toc57274455" </w:delInstrText>
        </w:r>
        <w:r w:rsidDel="00CB49BF">
          <w:rPr>
            <w:noProof/>
          </w:rPr>
          <w:fldChar w:fldCharType="separate"/>
        </w:r>
      </w:del>
      <w:ins w:id="190" w:author="Drexler Nándor" w:date="2020-12-03T22:34:00Z">
        <w:r w:rsidR="00CB49BF">
          <w:rPr>
            <w:b w:val="0"/>
            <w:bCs/>
            <w:noProof/>
          </w:rPr>
          <w:t>Hiba! A hiperhivatkozás érvénytelen.</w:t>
        </w:r>
      </w:ins>
      <w:del w:id="191" w:author="Drexler Nándor" w:date="2020-12-03T22:34:00Z">
        <w:r w:rsidR="00CA3AD8" w:rsidRPr="00C96A81" w:rsidDel="00CB49BF">
          <w:rPr>
            <w:rStyle w:val="Hiperhivatkozs"/>
            <w:noProof/>
          </w:rPr>
          <w:delText>2 Feladatspecifikáció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_Toc57274455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11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638F3118" w14:textId="458CF137" w:rsidR="00CA3AD8" w:rsidDel="00CB49BF" w:rsidRDefault="00964975">
      <w:pPr>
        <w:pStyle w:val="TJ2"/>
        <w:tabs>
          <w:tab w:val="right" w:leader="dot" w:pos="8494"/>
        </w:tabs>
        <w:rPr>
          <w:del w:id="192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193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"_Toc57274456" </w:delInstrText>
        </w:r>
        <w:r w:rsidDel="00CB49BF">
          <w:rPr>
            <w:noProof/>
          </w:rPr>
          <w:fldChar w:fldCharType="separate"/>
        </w:r>
      </w:del>
      <w:ins w:id="194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195" w:author="Drexler Nándor" w:date="2020-12-03T22:34:00Z">
        <w:r w:rsidR="00CA3AD8" w:rsidRPr="00C96A81" w:rsidDel="00CB49BF">
          <w:rPr>
            <w:rStyle w:val="Hiperhivatkozs"/>
            <w:noProof/>
          </w:rPr>
          <w:delText>2.1 Feladat részletes leírása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_Toc57274456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11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075B5E82" w14:textId="096BD9C5" w:rsidR="00CA3AD8" w:rsidDel="00CB49BF" w:rsidRDefault="00964975">
      <w:pPr>
        <w:pStyle w:val="TJ2"/>
        <w:tabs>
          <w:tab w:val="right" w:leader="dot" w:pos="8494"/>
        </w:tabs>
        <w:rPr>
          <w:del w:id="196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197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"_Toc57274457" </w:delInstrText>
        </w:r>
        <w:r w:rsidDel="00CB49BF">
          <w:rPr>
            <w:noProof/>
          </w:rPr>
          <w:fldChar w:fldCharType="separate"/>
        </w:r>
      </w:del>
      <w:ins w:id="198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199" w:author="Drexler Nándor" w:date="2020-12-03T22:34:00Z">
        <w:r w:rsidR="00CA3AD8" w:rsidRPr="00C96A81" w:rsidDel="00CB49BF">
          <w:rPr>
            <w:rStyle w:val="Hiperhivatkozs"/>
            <w:noProof/>
          </w:rPr>
          <w:delText>2.2 Használati esetek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_Toc57274457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12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57454D35" w14:textId="2A39281C" w:rsidR="00CA3AD8" w:rsidDel="00CB49BF" w:rsidRDefault="00964975">
      <w:pPr>
        <w:pStyle w:val="TJ3"/>
        <w:tabs>
          <w:tab w:val="right" w:leader="dot" w:pos="8494"/>
        </w:tabs>
        <w:rPr>
          <w:del w:id="200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201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"_Toc57274458" </w:delInstrText>
        </w:r>
        <w:r w:rsidDel="00CB49BF">
          <w:rPr>
            <w:noProof/>
          </w:rPr>
          <w:fldChar w:fldCharType="separate"/>
        </w:r>
      </w:del>
      <w:ins w:id="202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203" w:author="Drexler Nándor" w:date="2020-12-03T22:34:00Z">
        <w:r w:rsidR="00CA3AD8" w:rsidRPr="00C96A81" w:rsidDel="00CB49BF">
          <w:rPr>
            <w:rStyle w:val="Hiperhivatkozs"/>
            <w:noProof/>
          </w:rPr>
          <w:delText>2.2.1 Hirdetések keresése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_Toc57274458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12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18AFDBFF" w14:textId="25CE9289" w:rsidR="00CA3AD8" w:rsidDel="00CB49BF" w:rsidRDefault="00964975">
      <w:pPr>
        <w:pStyle w:val="TJ3"/>
        <w:tabs>
          <w:tab w:val="right" w:leader="dot" w:pos="8494"/>
        </w:tabs>
        <w:rPr>
          <w:del w:id="204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205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"_Toc57274459" </w:delInstrText>
        </w:r>
        <w:r w:rsidDel="00CB49BF">
          <w:rPr>
            <w:noProof/>
          </w:rPr>
          <w:fldChar w:fldCharType="separate"/>
        </w:r>
      </w:del>
      <w:ins w:id="206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207" w:author="Drexler Nándor" w:date="2020-12-03T22:34:00Z">
        <w:r w:rsidR="00CA3AD8" w:rsidRPr="00C96A81" w:rsidDel="00CB49BF">
          <w:rPr>
            <w:rStyle w:val="Hiperhivatkozs"/>
            <w:noProof/>
          </w:rPr>
          <w:delText>2.2.2 Hirdetés feladása, módosítása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_Toc57274459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13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2D979523" w14:textId="07D9260A" w:rsidR="00CA3AD8" w:rsidDel="00CB49BF" w:rsidRDefault="00964975">
      <w:pPr>
        <w:pStyle w:val="TJ3"/>
        <w:tabs>
          <w:tab w:val="right" w:leader="dot" w:pos="8494"/>
        </w:tabs>
        <w:rPr>
          <w:del w:id="208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209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"_Toc57274460" </w:delInstrText>
        </w:r>
        <w:r w:rsidDel="00CB49BF">
          <w:rPr>
            <w:noProof/>
          </w:rPr>
          <w:fldChar w:fldCharType="separate"/>
        </w:r>
      </w:del>
      <w:ins w:id="210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211" w:author="Drexler Nándor" w:date="2020-12-03T22:34:00Z">
        <w:r w:rsidR="00CA3AD8" w:rsidRPr="00C96A81" w:rsidDel="00CB49BF">
          <w:rPr>
            <w:rStyle w:val="Hiperhivatkozs"/>
            <w:noProof/>
          </w:rPr>
          <w:delText>2.2.3 A hirdető adatlapja és értékelése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_Toc57274460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15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2B412ED7" w14:textId="605B20B4" w:rsidR="00CA3AD8" w:rsidDel="00CB49BF" w:rsidRDefault="00964975">
      <w:pPr>
        <w:pStyle w:val="TJ3"/>
        <w:tabs>
          <w:tab w:val="right" w:leader="dot" w:pos="8494"/>
        </w:tabs>
        <w:rPr>
          <w:del w:id="212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213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"_Toc57274461" </w:delInstrText>
        </w:r>
        <w:r w:rsidDel="00CB49BF">
          <w:rPr>
            <w:noProof/>
          </w:rPr>
          <w:fldChar w:fldCharType="separate"/>
        </w:r>
      </w:del>
      <w:ins w:id="214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215" w:author="Drexler Nándor" w:date="2020-12-03T22:34:00Z">
        <w:r w:rsidR="00CA3AD8" w:rsidRPr="00C96A81" w:rsidDel="00CB49BF">
          <w:rPr>
            <w:rStyle w:val="Hiperhivatkozs"/>
            <w:noProof/>
          </w:rPr>
          <w:delText>2.2.4 Use Case diagram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_Toc57274461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15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7EAEC0BF" w14:textId="3414D1A7" w:rsidR="00CA3AD8" w:rsidDel="00CB49BF" w:rsidRDefault="00964975">
      <w:pPr>
        <w:pStyle w:val="TJ1"/>
        <w:rPr>
          <w:del w:id="216" w:author="Drexler Nándor" w:date="2020-12-03T22:34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217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"_Toc57274462" </w:delInstrText>
        </w:r>
        <w:r w:rsidDel="00CB49BF">
          <w:rPr>
            <w:noProof/>
          </w:rPr>
          <w:fldChar w:fldCharType="separate"/>
        </w:r>
      </w:del>
      <w:ins w:id="218" w:author="Drexler Nándor" w:date="2020-12-03T22:34:00Z">
        <w:r w:rsidR="00CB49BF">
          <w:rPr>
            <w:b w:val="0"/>
            <w:bCs/>
            <w:noProof/>
          </w:rPr>
          <w:t>Hiba! A hiperhivatkozás érvénytelen.</w:t>
        </w:r>
      </w:ins>
      <w:del w:id="219" w:author="Drexler Nándor" w:date="2020-12-03T22:34:00Z">
        <w:r w:rsidR="00CA3AD8" w:rsidRPr="00C96A81" w:rsidDel="00CB49BF">
          <w:rPr>
            <w:rStyle w:val="Hiperhivatkozs"/>
            <w:noProof/>
          </w:rPr>
          <w:delText>3 Felhasznált technológiák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_Toc57274462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17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11256D01" w14:textId="45AE6998" w:rsidR="00CA3AD8" w:rsidDel="00CB49BF" w:rsidRDefault="00964975">
      <w:pPr>
        <w:pStyle w:val="TJ2"/>
        <w:tabs>
          <w:tab w:val="right" w:leader="dot" w:pos="8494"/>
        </w:tabs>
        <w:rPr>
          <w:del w:id="220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221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"_Toc57274463" </w:delInstrText>
        </w:r>
        <w:r w:rsidDel="00CB49BF">
          <w:rPr>
            <w:noProof/>
          </w:rPr>
          <w:fldChar w:fldCharType="separate"/>
        </w:r>
      </w:del>
      <w:ins w:id="222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223" w:author="Drexler Nándor" w:date="2020-12-03T22:34:00Z">
        <w:r w:rsidR="00CA3AD8" w:rsidRPr="00C96A81" w:rsidDel="00CB49BF">
          <w:rPr>
            <w:rStyle w:val="Hiperhivatkozs"/>
            <w:noProof/>
          </w:rPr>
          <w:delText>3.1 MongoDb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_Toc57274463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17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63D37E87" w14:textId="0F45572E" w:rsidR="00CA3AD8" w:rsidDel="00CB49BF" w:rsidRDefault="00964975">
      <w:pPr>
        <w:pStyle w:val="TJ2"/>
        <w:tabs>
          <w:tab w:val="right" w:leader="dot" w:pos="8494"/>
        </w:tabs>
        <w:rPr>
          <w:del w:id="224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225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"_Toc57274464" </w:delInstrText>
        </w:r>
        <w:r w:rsidDel="00CB49BF">
          <w:rPr>
            <w:noProof/>
          </w:rPr>
          <w:fldChar w:fldCharType="separate"/>
        </w:r>
      </w:del>
      <w:ins w:id="226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227" w:author="Drexler Nándor" w:date="2020-12-03T22:34:00Z">
        <w:r w:rsidR="00CA3AD8" w:rsidRPr="00C96A81" w:rsidDel="00CB49BF">
          <w:rPr>
            <w:rStyle w:val="Hiperhivatkozs"/>
            <w:noProof/>
          </w:rPr>
          <w:delText>3.2 ASP .NET Core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_Toc57274464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19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43A9DF9A" w14:textId="71408C2D" w:rsidR="00CA3AD8" w:rsidDel="00CB49BF" w:rsidRDefault="00964975">
      <w:pPr>
        <w:pStyle w:val="TJ3"/>
        <w:tabs>
          <w:tab w:val="right" w:leader="dot" w:pos="8494"/>
        </w:tabs>
        <w:rPr>
          <w:del w:id="228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229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"_Toc57274465" </w:delInstrText>
        </w:r>
        <w:r w:rsidDel="00CB49BF">
          <w:rPr>
            <w:noProof/>
          </w:rPr>
          <w:fldChar w:fldCharType="separate"/>
        </w:r>
      </w:del>
      <w:ins w:id="230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231" w:author="Drexler Nándor" w:date="2020-12-03T22:34:00Z">
        <w:r w:rsidR="00CA3AD8" w:rsidRPr="00C96A81" w:rsidDel="00CB49BF">
          <w:rPr>
            <w:rStyle w:val="Hiperhivatkozs"/>
            <w:noProof/>
          </w:rPr>
          <w:delText>3.2.1 MongoDb .NET Driver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_Toc57274465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20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66F3F9A0" w14:textId="64E2781C" w:rsidR="00CA3AD8" w:rsidDel="00CB49BF" w:rsidRDefault="00964975">
      <w:pPr>
        <w:pStyle w:val="TJ3"/>
        <w:tabs>
          <w:tab w:val="right" w:leader="dot" w:pos="8494"/>
        </w:tabs>
        <w:rPr>
          <w:del w:id="232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233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</w:delInstrText>
        </w:r>
        <w:r w:rsidDel="00CB49BF">
          <w:rPr>
            <w:noProof/>
          </w:rPr>
          <w:delInstrText xml:space="preserve">l "_Toc57274466" </w:delInstrText>
        </w:r>
        <w:r w:rsidDel="00CB49BF">
          <w:rPr>
            <w:noProof/>
          </w:rPr>
          <w:fldChar w:fldCharType="separate"/>
        </w:r>
      </w:del>
      <w:ins w:id="234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235" w:author="Drexler Nándor" w:date="2020-12-03T22:34:00Z">
        <w:r w:rsidR="00CA3AD8" w:rsidRPr="00C96A81" w:rsidDel="00CB49BF">
          <w:rPr>
            <w:rStyle w:val="Hiperhivatkozs"/>
            <w:noProof/>
          </w:rPr>
          <w:delText>3.2.2 ASP .NET Core Identity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_Toc57274466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20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38BC516F" w14:textId="68D3743C" w:rsidR="00CA3AD8" w:rsidDel="00CB49BF" w:rsidRDefault="00964975">
      <w:pPr>
        <w:pStyle w:val="TJ3"/>
        <w:tabs>
          <w:tab w:val="right" w:leader="dot" w:pos="8494"/>
        </w:tabs>
        <w:rPr>
          <w:del w:id="236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237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"_Toc57274467" </w:delInstrText>
        </w:r>
        <w:r w:rsidDel="00CB49BF">
          <w:rPr>
            <w:noProof/>
          </w:rPr>
          <w:fldChar w:fldCharType="separate"/>
        </w:r>
      </w:del>
      <w:ins w:id="238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239" w:author="Drexler Nándor" w:date="2020-12-03T22:34:00Z">
        <w:r w:rsidR="00CA3AD8" w:rsidRPr="00C96A81" w:rsidDel="00CB49BF">
          <w:rPr>
            <w:rStyle w:val="Hiperhivatkozs"/>
            <w:noProof/>
          </w:rPr>
          <w:delText>3.2.3 ASP .NET Core Identity MongoDbCore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_Toc57274467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21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2B8CCECA" w14:textId="27F8BEC2" w:rsidR="00CA3AD8" w:rsidDel="00CB49BF" w:rsidRDefault="00964975">
      <w:pPr>
        <w:pStyle w:val="TJ2"/>
        <w:tabs>
          <w:tab w:val="right" w:leader="dot" w:pos="8494"/>
        </w:tabs>
        <w:rPr>
          <w:del w:id="240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241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"_Toc57274468" </w:delInstrText>
        </w:r>
        <w:r w:rsidDel="00CB49BF">
          <w:rPr>
            <w:noProof/>
          </w:rPr>
          <w:fldChar w:fldCharType="separate"/>
        </w:r>
      </w:del>
      <w:ins w:id="242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243" w:author="Drexler Nándor" w:date="2020-12-03T22:34:00Z">
        <w:r w:rsidR="00CA3AD8" w:rsidRPr="00C96A81" w:rsidDel="00CB49BF">
          <w:rPr>
            <w:rStyle w:val="Hiperhivatkozs"/>
            <w:noProof/>
          </w:rPr>
          <w:delText>3.3 React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_Toc57274468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21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53E5EF74" w14:textId="77992581" w:rsidR="00CA3AD8" w:rsidDel="00CB49BF" w:rsidRDefault="00964975">
      <w:pPr>
        <w:pStyle w:val="TJ3"/>
        <w:tabs>
          <w:tab w:val="right" w:leader="dot" w:pos="8494"/>
        </w:tabs>
        <w:rPr>
          <w:del w:id="244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245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</w:delInstrText>
        </w:r>
        <w:r w:rsidDel="00CB49BF">
          <w:rPr>
            <w:noProof/>
          </w:rPr>
          <w:delInstrText xml:space="preserve">469" </w:delInstrText>
        </w:r>
        <w:r w:rsidDel="00CB49BF">
          <w:rPr>
            <w:noProof/>
          </w:rPr>
          <w:fldChar w:fldCharType="separate"/>
        </w:r>
      </w:del>
      <w:ins w:id="246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247" w:author="Drexler Nándor" w:date="2020-12-03T22:34:00Z">
        <w:r w:rsidR="00CA3AD8" w:rsidRPr="00C96A81" w:rsidDel="00CB49BF">
          <w:rPr>
            <w:rStyle w:val="Hiperhivatkozs"/>
            <w:noProof/>
          </w:rPr>
          <w:delText>3.3.1 JSX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_Toc57274469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22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37200756" w14:textId="545D32F6" w:rsidR="00CA3AD8" w:rsidDel="00CB49BF" w:rsidRDefault="00964975">
      <w:pPr>
        <w:pStyle w:val="TJ3"/>
        <w:tabs>
          <w:tab w:val="right" w:leader="dot" w:pos="8494"/>
        </w:tabs>
        <w:rPr>
          <w:del w:id="248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249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"_Toc57274470" </w:delInstrText>
        </w:r>
        <w:r w:rsidDel="00CB49BF">
          <w:rPr>
            <w:noProof/>
          </w:rPr>
          <w:fldChar w:fldCharType="separate"/>
        </w:r>
      </w:del>
      <w:ins w:id="250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251" w:author="Drexler Nándor" w:date="2020-12-03T22:34:00Z">
        <w:r w:rsidR="00CA3AD8" w:rsidRPr="00C96A81" w:rsidDel="00CB49BF">
          <w:rPr>
            <w:rStyle w:val="Hiperhivatkozs"/>
            <w:noProof/>
          </w:rPr>
          <w:delText>3.3.2 React Hooks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_Toc57274470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23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62C6520B" w14:textId="35CC26C8" w:rsidR="00CA3AD8" w:rsidDel="00CB49BF" w:rsidRDefault="00964975">
      <w:pPr>
        <w:pStyle w:val="TJ3"/>
        <w:tabs>
          <w:tab w:val="right" w:leader="dot" w:pos="8494"/>
        </w:tabs>
        <w:rPr>
          <w:del w:id="252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253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"_Toc57274471" </w:delInstrText>
        </w:r>
        <w:r w:rsidDel="00CB49BF">
          <w:rPr>
            <w:noProof/>
          </w:rPr>
          <w:fldChar w:fldCharType="separate"/>
        </w:r>
      </w:del>
      <w:ins w:id="254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255" w:author="Drexler Nándor" w:date="2020-12-03T22:34:00Z">
        <w:r w:rsidR="00CA3AD8" w:rsidRPr="00C96A81" w:rsidDel="00CB49BF">
          <w:rPr>
            <w:rStyle w:val="Hiperhivatkozs"/>
            <w:noProof/>
          </w:rPr>
          <w:delText>3.3.3 React Router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_Toc57274471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23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6D466E19" w14:textId="225D6EE4" w:rsidR="00CA3AD8" w:rsidDel="00CB49BF" w:rsidRDefault="00964975">
      <w:pPr>
        <w:pStyle w:val="TJ2"/>
        <w:tabs>
          <w:tab w:val="right" w:leader="dot" w:pos="8494"/>
        </w:tabs>
        <w:rPr>
          <w:del w:id="256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257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"_Toc57274472" </w:delInstrText>
        </w:r>
        <w:r w:rsidDel="00CB49BF">
          <w:rPr>
            <w:noProof/>
          </w:rPr>
          <w:fldChar w:fldCharType="separate"/>
        </w:r>
      </w:del>
      <w:ins w:id="258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259" w:author="Drexler Nándor" w:date="2020-12-03T22:34:00Z">
        <w:r w:rsidR="00CA3AD8" w:rsidRPr="00C96A81" w:rsidDel="00CB49BF">
          <w:rPr>
            <w:rStyle w:val="Hiperhivatkozs"/>
            <w:noProof/>
          </w:rPr>
          <w:delText>3.4 Bootstrap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_Toc57274472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24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41FAA9D2" w14:textId="7A8464E6" w:rsidR="00CA3AD8" w:rsidDel="00CB49BF" w:rsidRDefault="00964975">
      <w:pPr>
        <w:pStyle w:val="TJ3"/>
        <w:tabs>
          <w:tab w:val="right" w:leader="dot" w:pos="8494"/>
        </w:tabs>
        <w:rPr>
          <w:del w:id="260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261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"_Toc57274473" </w:delInstrText>
        </w:r>
        <w:r w:rsidDel="00CB49BF">
          <w:rPr>
            <w:noProof/>
          </w:rPr>
          <w:fldChar w:fldCharType="separate"/>
        </w:r>
      </w:del>
      <w:ins w:id="262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263" w:author="Drexler Nándor" w:date="2020-12-03T22:34:00Z">
        <w:r w:rsidR="00CA3AD8" w:rsidRPr="00C96A81" w:rsidDel="00CB49BF">
          <w:rPr>
            <w:rStyle w:val="Hiperhivatkozs"/>
            <w:noProof/>
          </w:rPr>
          <w:delText>3.4.1 Reszponzív weboldalak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_Toc57274473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25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4851B721" w14:textId="0FED44DA" w:rsidR="00CA3AD8" w:rsidDel="00CB49BF" w:rsidRDefault="00964975">
      <w:pPr>
        <w:pStyle w:val="TJ3"/>
        <w:tabs>
          <w:tab w:val="right" w:leader="dot" w:pos="8494"/>
        </w:tabs>
        <w:rPr>
          <w:del w:id="264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265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"_Toc57274474" </w:delInstrText>
        </w:r>
        <w:r w:rsidDel="00CB49BF">
          <w:rPr>
            <w:noProof/>
          </w:rPr>
          <w:fldChar w:fldCharType="separate"/>
        </w:r>
      </w:del>
      <w:ins w:id="266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267" w:author="Drexler Nándor" w:date="2020-12-03T22:34:00Z">
        <w:r w:rsidR="00CA3AD8" w:rsidRPr="00C96A81" w:rsidDel="00CB49BF">
          <w:rPr>
            <w:rStyle w:val="Hiperhivatkozs"/>
            <w:noProof/>
          </w:rPr>
          <w:delText>3.4.2 Bootstrap Grid System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_Toc57274474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25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01EB3EAA" w14:textId="1FA6BB90" w:rsidR="00CA3AD8" w:rsidDel="00CB49BF" w:rsidRDefault="00964975">
      <w:pPr>
        <w:pStyle w:val="TJ2"/>
        <w:tabs>
          <w:tab w:val="right" w:leader="dot" w:pos="8494"/>
        </w:tabs>
        <w:rPr>
          <w:del w:id="268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269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"_Toc57274475" </w:delInstrText>
        </w:r>
        <w:r w:rsidDel="00CB49BF">
          <w:rPr>
            <w:noProof/>
          </w:rPr>
          <w:fldChar w:fldCharType="separate"/>
        </w:r>
      </w:del>
      <w:ins w:id="270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271" w:author="Drexler Nándor" w:date="2020-12-03T22:34:00Z">
        <w:r w:rsidR="00CA3AD8" w:rsidRPr="00C96A81" w:rsidDel="00CB49BF">
          <w:rPr>
            <w:rStyle w:val="Hiperhivatkozs"/>
            <w:noProof/>
          </w:rPr>
          <w:delText>3.5 Google térkép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_Toc57274475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26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38CFB2C9" w14:textId="070EF34E" w:rsidR="00CA3AD8" w:rsidDel="00CB49BF" w:rsidRDefault="00964975">
      <w:pPr>
        <w:pStyle w:val="TJ3"/>
        <w:tabs>
          <w:tab w:val="right" w:leader="dot" w:pos="8494"/>
        </w:tabs>
        <w:rPr>
          <w:del w:id="272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273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"_Toc57274476" </w:delInstrText>
        </w:r>
        <w:r w:rsidDel="00CB49BF">
          <w:rPr>
            <w:noProof/>
          </w:rPr>
          <w:fldChar w:fldCharType="separate"/>
        </w:r>
      </w:del>
      <w:ins w:id="274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275" w:author="Drexler Nándor" w:date="2020-12-03T22:34:00Z">
        <w:r w:rsidR="00CA3AD8" w:rsidRPr="00C96A81" w:rsidDel="00CB49BF">
          <w:rPr>
            <w:rStyle w:val="Hiperhivatkozs"/>
            <w:noProof/>
          </w:rPr>
          <w:delText>3.5.1 Google Maps React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_Toc57274476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27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130A9740" w14:textId="7295E277" w:rsidR="00CA3AD8" w:rsidDel="00CB49BF" w:rsidRDefault="00964975">
      <w:pPr>
        <w:pStyle w:val="TJ1"/>
        <w:rPr>
          <w:del w:id="276" w:author="Drexler Nándor" w:date="2020-12-03T22:34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277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"_Toc57274477" </w:delInstrText>
        </w:r>
        <w:r w:rsidDel="00CB49BF">
          <w:rPr>
            <w:noProof/>
          </w:rPr>
          <w:fldChar w:fldCharType="separate"/>
        </w:r>
      </w:del>
      <w:ins w:id="278" w:author="Drexler Nándor" w:date="2020-12-03T22:34:00Z">
        <w:r w:rsidR="00CB49BF">
          <w:rPr>
            <w:b w:val="0"/>
            <w:bCs/>
            <w:noProof/>
          </w:rPr>
          <w:t>Hiba! A hiperhivatkozás érvénytelen.</w:t>
        </w:r>
      </w:ins>
      <w:del w:id="279" w:author="Drexler Nándor" w:date="2020-12-03T22:34:00Z">
        <w:r w:rsidR="00CA3AD8" w:rsidRPr="00C96A81" w:rsidDel="00CB49BF">
          <w:rPr>
            <w:rStyle w:val="Hiperhivatkozs"/>
            <w:noProof/>
          </w:rPr>
          <w:delText>4 Felsőszintű architektúra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_Toc57274477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29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18592EA5" w14:textId="44973C98" w:rsidR="00CA3AD8" w:rsidDel="00CB49BF" w:rsidRDefault="00964975">
      <w:pPr>
        <w:pStyle w:val="TJ2"/>
        <w:tabs>
          <w:tab w:val="right" w:leader="dot" w:pos="8494"/>
        </w:tabs>
        <w:rPr>
          <w:del w:id="280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281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"_Toc57274478" </w:delInstrText>
        </w:r>
        <w:r w:rsidDel="00CB49BF">
          <w:rPr>
            <w:noProof/>
          </w:rPr>
          <w:fldChar w:fldCharType="separate"/>
        </w:r>
      </w:del>
      <w:ins w:id="282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283" w:author="Drexler Nándor" w:date="2020-12-03T22:34:00Z">
        <w:r w:rsidR="00CA3AD8" w:rsidRPr="00C96A81" w:rsidDel="00CB49BF">
          <w:rPr>
            <w:rStyle w:val="Hiperhivatkozs"/>
            <w:noProof/>
          </w:rPr>
          <w:delText>4.1 Háromrétegű architektúra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_Toc57274478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29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305F32DB" w14:textId="06892EC8" w:rsidR="00CA3AD8" w:rsidDel="00CB49BF" w:rsidRDefault="00964975">
      <w:pPr>
        <w:pStyle w:val="TJ3"/>
        <w:tabs>
          <w:tab w:val="right" w:leader="dot" w:pos="8494"/>
        </w:tabs>
        <w:rPr>
          <w:del w:id="284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285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"_Toc57274479" </w:delInstrText>
        </w:r>
        <w:r w:rsidDel="00CB49BF">
          <w:rPr>
            <w:noProof/>
          </w:rPr>
          <w:fldChar w:fldCharType="separate"/>
        </w:r>
      </w:del>
      <w:ins w:id="286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287" w:author="Drexler Nándor" w:date="2020-12-03T22:34:00Z">
        <w:r w:rsidR="00CA3AD8" w:rsidRPr="00C96A81" w:rsidDel="00CB49BF">
          <w:rPr>
            <w:rStyle w:val="Hiperhivatkozs"/>
            <w:noProof/>
          </w:rPr>
          <w:delText>4.1.1 Rétegek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_Toc57274479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29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4F2EB6E7" w14:textId="08F68D57" w:rsidR="00CA3AD8" w:rsidDel="00CB49BF" w:rsidRDefault="00964975">
      <w:pPr>
        <w:pStyle w:val="TJ2"/>
        <w:tabs>
          <w:tab w:val="right" w:leader="dot" w:pos="8494"/>
        </w:tabs>
        <w:rPr>
          <w:del w:id="288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289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"_Toc57274480" </w:delInstrText>
        </w:r>
        <w:r w:rsidDel="00CB49BF">
          <w:rPr>
            <w:noProof/>
          </w:rPr>
          <w:fldChar w:fldCharType="separate"/>
        </w:r>
      </w:del>
      <w:ins w:id="290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291" w:author="Drexler Nándor" w:date="2020-12-03T22:34:00Z">
        <w:r w:rsidR="00CA3AD8" w:rsidRPr="00C96A81" w:rsidDel="00CB49BF">
          <w:rPr>
            <w:rStyle w:val="Hiperhivatkozs"/>
            <w:noProof/>
          </w:rPr>
          <w:delText>4.2 Szerver oldali komponensek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_Toc57274480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30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4E2B905D" w14:textId="068D27AB" w:rsidR="00CA3AD8" w:rsidDel="00CB49BF" w:rsidRDefault="00964975">
      <w:pPr>
        <w:pStyle w:val="TJ2"/>
        <w:tabs>
          <w:tab w:val="right" w:leader="dot" w:pos="8494"/>
        </w:tabs>
        <w:rPr>
          <w:del w:id="292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293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"_Toc57274481" </w:delInstrText>
        </w:r>
        <w:r w:rsidDel="00CB49BF">
          <w:rPr>
            <w:noProof/>
          </w:rPr>
          <w:fldChar w:fldCharType="separate"/>
        </w:r>
      </w:del>
      <w:ins w:id="294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295" w:author="Drexler Nándor" w:date="2020-12-03T22:34:00Z">
        <w:r w:rsidR="00CA3AD8" w:rsidRPr="00C96A81" w:rsidDel="00CB49BF">
          <w:rPr>
            <w:rStyle w:val="Hiperhivatkozs"/>
            <w:noProof/>
          </w:rPr>
          <w:delText>4.3 Kliens oldali komponensek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_Toc57274481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31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784E0E75" w14:textId="1D64F538" w:rsidR="00CA3AD8" w:rsidDel="00CB49BF" w:rsidRDefault="00964975">
      <w:pPr>
        <w:pStyle w:val="TJ1"/>
        <w:rPr>
          <w:del w:id="296" w:author="Drexler Nándor" w:date="2020-12-03T22:34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297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"_Toc57274482" </w:delInstrText>
        </w:r>
        <w:r w:rsidDel="00CB49BF">
          <w:rPr>
            <w:noProof/>
          </w:rPr>
          <w:fldChar w:fldCharType="separate"/>
        </w:r>
      </w:del>
      <w:ins w:id="298" w:author="Drexler Nándor" w:date="2020-12-03T22:34:00Z">
        <w:r w:rsidR="00CB49BF">
          <w:rPr>
            <w:b w:val="0"/>
            <w:bCs/>
            <w:noProof/>
          </w:rPr>
          <w:t>Hiba! A hiperhivatkozás érvénytelen.</w:t>
        </w:r>
      </w:ins>
      <w:del w:id="299" w:author="Drexler Nándor" w:date="2020-12-03T22:34:00Z">
        <w:r w:rsidR="00CA3AD8" w:rsidRPr="00C96A81" w:rsidDel="00CB49BF">
          <w:rPr>
            <w:rStyle w:val="Hiperhivatkozs"/>
            <w:noProof/>
          </w:rPr>
          <w:delText>5 Megvalósítás részletes bemutatása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_Toc57274482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33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658D9410" w14:textId="7F41D578" w:rsidR="00CA3AD8" w:rsidDel="00CB49BF" w:rsidRDefault="00964975">
      <w:pPr>
        <w:pStyle w:val="TJ2"/>
        <w:tabs>
          <w:tab w:val="right" w:leader="dot" w:pos="8494"/>
        </w:tabs>
        <w:rPr>
          <w:del w:id="300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301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"_Toc57274483"</w:delInstrText>
        </w:r>
        <w:r w:rsidDel="00CB49BF">
          <w:rPr>
            <w:noProof/>
          </w:rPr>
          <w:delInstrText xml:space="preserve"> </w:delInstrText>
        </w:r>
        <w:r w:rsidDel="00CB49BF">
          <w:rPr>
            <w:noProof/>
          </w:rPr>
          <w:fldChar w:fldCharType="separate"/>
        </w:r>
      </w:del>
      <w:ins w:id="302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303" w:author="Drexler Nándor" w:date="2020-12-03T22:34:00Z">
        <w:r w:rsidR="00CA3AD8" w:rsidRPr="00C96A81" w:rsidDel="00CB49BF">
          <w:rPr>
            <w:rStyle w:val="Hiperhivatkozs"/>
            <w:noProof/>
          </w:rPr>
          <w:delText>5.1 Szerveroldal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_Toc57274483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33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037629DE" w14:textId="7ED38D86" w:rsidR="00CA3AD8" w:rsidDel="00CB49BF" w:rsidRDefault="00964975">
      <w:pPr>
        <w:pStyle w:val="TJ3"/>
        <w:tabs>
          <w:tab w:val="right" w:leader="dot" w:pos="8494"/>
        </w:tabs>
        <w:rPr>
          <w:del w:id="304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305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"_Toc57274484" </w:delInstrText>
        </w:r>
        <w:r w:rsidDel="00CB49BF">
          <w:rPr>
            <w:noProof/>
          </w:rPr>
          <w:fldChar w:fldCharType="separate"/>
        </w:r>
      </w:del>
      <w:ins w:id="306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307" w:author="Drexler Nándor" w:date="2020-12-03T22:34:00Z">
        <w:r w:rsidR="00CA3AD8" w:rsidRPr="00C96A81" w:rsidDel="00CB49BF">
          <w:rPr>
            <w:rStyle w:val="Hiperhivatkozs"/>
            <w:noProof/>
          </w:rPr>
          <w:delText>5.1.1 Adatbázis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_Toc57274484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33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6730ED62" w14:textId="56B97920" w:rsidR="00CA3AD8" w:rsidDel="00CB49BF" w:rsidRDefault="00964975">
      <w:pPr>
        <w:pStyle w:val="TJ3"/>
        <w:tabs>
          <w:tab w:val="right" w:leader="dot" w:pos="8494"/>
        </w:tabs>
        <w:rPr>
          <w:del w:id="308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309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"_Toc57274485" </w:delInstrText>
        </w:r>
        <w:r w:rsidDel="00CB49BF">
          <w:rPr>
            <w:noProof/>
          </w:rPr>
          <w:fldChar w:fldCharType="separate"/>
        </w:r>
      </w:del>
      <w:ins w:id="310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311" w:author="Drexler Nándor" w:date="2020-12-03T22:34:00Z">
        <w:r w:rsidR="00CA3AD8" w:rsidRPr="00C96A81" w:rsidDel="00CB49BF">
          <w:rPr>
            <w:rStyle w:val="Hiperhivatkozs"/>
            <w:noProof/>
          </w:rPr>
          <w:delText>5.1.2 Adatelérés modell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_Toc57274485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33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5B0FAA3B" w14:textId="5BEC398C" w:rsidR="00CA3AD8" w:rsidDel="00CB49BF" w:rsidRDefault="00964975">
      <w:pPr>
        <w:pStyle w:val="TJ3"/>
        <w:tabs>
          <w:tab w:val="right" w:leader="dot" w:pos="8494"/>
        </w:tabs>
        <w:rPr>
          <w:del w:id="312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313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"_Toc57274486" </w:delInstrText>
        </w:r>
        <w:r w:rsidDel="00CB49BF">
          <w:rPr>
            <w:noProof/>
          </w:rPr>
          <w:fldChar w:fldCharType="separate"/>
        </w:r>
      </w:del>
      <w:ins w:id="314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315" w:author="Drexler Nándor" w:date="2020-12-03T22:34:00Z">
        <w:r w:rsidR="00CA3AD8" w:rsidRPr="00C96A81" w:rsidDel="00CB49BF">
          <w:rPr>
            <w:rStyle w:val="Hiperhivatkozs"/>
            <w:noProof/>
          </w:rPr>
          <w:delText>5.1.3 Services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_Toc57274486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34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03028D47" w14:textId="187CA6EA" w:rsidR="00CA3AD8" w:rsidDel="00CB49BF" w:rsidRDefault="00964975">
      <w:pPr>
        <w:pStyle w:val="TJ3"/>
        <w:tabs>
          <w:tab w:val="right" w:leader="dot" w:pos="8494"/>
        </w:tabs>
        <w:rPr>
          <w:del w:id="316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317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"_Toc57274487" </w:delInstrText>
        </w:r>
        <w:r w:rsidDel="00CB49BF">
          <w:rPr>
            <w:noProof/>
          </w:rPr>
          <w:fldChar w:fldCharType="separate"/>
        </w:r>
      </w:del>
      <w:ins w:id="318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319" w:author="Drexler Nándor" w:date="2020-12-03T22:34:00Z">
        <w:r w:rsidR="00CA3AD8" w:rsidRPr="00C96A81" w:rsidDel="00CB49BF">
          <w:rPr>
            <w:rStyle w:val="Hiperhivatkozs"/>
            <w:noProof/>
          </w:rPr>
          <w:delText>5.1.4 Kontrollerek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_Toc57274487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35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13F2893A" w14:textId="2D850AA4" w:rsidR="00CA3AD8" w:rsidDel="00CB49BF" w:rsidRDefault="00964975">
      <w:pPr>
        <w:pStyle w:val="TJ3"/>
        <w:tabs>
          <w:tab w:val="right" w:leader="dot" w:pos="8494"/>
        </w:tabs>
        <w:rPr>
          <w:del w:id="320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321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"_Toc57274488" </w:delInstrText>
        </w:r>
        <w:r w:rsidDel="00CB49BF">
          <w:rPr>
            <w:noProof/>
          </w:rPr>
          <w:fldChar w:fldCharType="separate"/>
        </w:r>
      </w:del>
      <w:ins w:id="322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323" w:author="Drexler Nándor" w:date="2020-12-03T22:34:00Z">
        <w:r w:rsidR="00CA3AD8" w:rsidRPr="00C96A81" w:rsidDel="00CB49BF">
          <w:rPr>
            <w:rStyle w:val="Hiperhivatkozs"/>
            <w:noProof/>
          </w:rPr>
          <w:delText>5.1.5 Autentikáció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_Toc57274488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36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5A8744E5" w14:textId="71613D0D" w:rsidR="00CA3AD8" w:rsidDel="00CB49BF" w:rsidRDefault="00964975">
      <w:pPr>
        <w:pStyle w:val="TJ2"/>
        <w:tabs>
          <w:tab w:val="right" w:leader="dot" w:pos="8494"/>
        </w:tabs>
        <w:rPr>
          <w:del w:id="324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325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"_Toc57274489" </w:delInstrText>
        </w:r>
        <w:r w:rsidDel="00CB49BF">
          <w:rPr>
            <w:noProof/>
          </w:rPr>
          <w:fldChar w:fldCharType="separate"/>
        </w:r>
      </w:del>
      <w:ins w:id="326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327" w:author="Drexler Nándor" w:date="2020-12-03T22:34:00Z">
        <w:r w:rsidR="00CA3AD8" w:rsidRPr="00C96A81" w:rsidDel="00CB49BF">
          <w:rPr>
            <w:rStyle w:val="Hiperhivatkozs"/>
            <w:noProof/>
          </w:rPr>
          <w:delText>5.2 Kliensoldal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_Toc57274489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37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126AF955" w14:textId="783458B4" w:rsidR="00CA3AD8" w:rsidDel="00CB49BF" w:rsidRDefault="00964975">
      <w:pPr>
        <w:pStyle w:val="TJ3"/>
        <w:tabs>
          <w:tab w:val="right" w:leader="dot" w:pos="8494"/>
        </w:tabs>
        <w:rPr>
          <w:del w:id="328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329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"_Toc57274490" </w:delInstrText>
        </w:r>
        <w:r w:rsidDel="00CB49BF">
          <w:rPr>
            <w:noProof/>
          </w:rPr>
          <w:fldChar w:fldCharType="separate"/>
        </w:r>
      </w:del>
      <w:ins w:id="330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331" w:author="Drexler Nándor" w:date="2020-12-03T22:34:00Z">
        <w:r w:rsidR="00CA3AD8" w:rsidRPr="00C96A81" w:rsidDel="00CB49BF">
          <w:rPr>
            <w:rStyle w:val="Hiperhivatkozs"/>
            <w:noProof/>
          </w:rPr>
          <w:delText>5.2.1 Services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_Toc57274490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37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2CEBFA30" w14:textId="1476D424" w:rsidR="00CA3AD8" w:rsidDel="00CB49BF" w:rsidRDefault="00964975">
      <w:pPr>
        <w:pStyle w:val="TJ3"/>
        <w:tabs>
          <w:tab w:val="right" w:leader="dot" w:pos="8494"/>
        </w:tabs>
        <w:rPr>
          <w:del w:id="332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333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"_Toc57274491" </w:delInstrText>
        </w:r>
        <w:r w:rsidDel="00CB49BF">
          <w:rPr>
            <w:noProof/>
          </w:rPr>
          <w:fldChar w:fldCharType="separate"/>
        </w:r>
      </w:del>
      <w:ins w:id="334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335" w:author="Drexler Nándor" w:date="2020-12-03T22:34:00Z">
        <w:r w:rsidR="00CA3AD8" w:rsidRPr="00C96A81" w:rsidDel="00CB49BF">
          <w:rPr>
            <w:rStyle w:val="Hiperhivatkozs"/>
            <w:noProof/>
          </w:rPr>
          <w:delText>5.2.2 Components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_Toc57274491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37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73E9C1C6" w14:textId="186E6140" w:rsidR="00CA3AD8" w:rsidDel="00CB49BF" w:rsidRDefault="00964975">
      <w:pPr>
        <w:pStyle w:val="TJ2"/>
        <w:tabs>
          <w:tab w:val="right" w:leader="dot" w:pos="8494"/>
        </w:tabs>
        <w:rPr>
          <w:del w:id="336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337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"_Toc57274492" </w:delInstrText>
        </w:r>
        <w:r w:rsidDel="00CB49BF">
          <w:rPr>
            <w:noProof/>
          </w:rPr>
          <w:fldChar w:fldCharType="separate"/>
        </w:r>
      </w:del>
      <w:ins w:id="338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339" w:author="Drexler Nándor" w:date="2020-12-03T22:34:00Z">
        <w:r w:rsidR="00CA3AD8" w:rsidRPr="00C96A81" w:rsidDel="00CB49BF">
          <w:rPr>
            <w:rStyle w:val="Hiperhivatkozs"/>
            <w:noProof/>
          </w:rPr>
          <w:delText>5.3 Tesztelés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_Toc57274492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42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69BBCDED" w14:textId="504D70A9" w:rsidR="00CA3AD8" w:rsidDel="00CB49BF" w:rsidRDefault="00964975">
      <w:pPr>
        <w:pStyle w:val="TJ3"/>
        <w:tabs>
          <w:tab w:val="right" w:leader="dot" w:pos="8494"/>
        </w:tabs>
        <w:rPr>
          <w:del w:id="340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341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"_Toc57274493" </w:delInstrText>
        </w:r>
        <w:r w:rsidDel="00CB49BF">
          <w:rPr>
            <w:noProof/>
          </w:rPr>
          <w:fldChar w:fldCharType="separate"/>
        </w:r>
      </w:del>
      <w:ins w:id="342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343" w:author="Drexler Nándor" w:date="2020-12-03T22:34:00Z">
        <w:r w:rsidR="00CA3AD8" w:rsidRPr="00C96A81" w:rsidDel="00CB49BF">
          <w:rPr>
            <w:rStyle w:val="Hiperhivatkozs"/>
            <w:noProof/>
          </w:rPr>
          <w:delText>5.3.1 Tesztesetek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_Toc57274493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42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64D7E6D2" w14:textId="69E5C690" w:rsidR="00CA3AD8" w:rsidDel="00CB49BF" w:rsidRDefault="00964975">
      <w:pPr>
        <w:pStyle w:val="TJ1"/>
        <w:rPr>
          <w:del w:id="344" w:author="Drexler Nándor" w:date="2020-12-03T22:34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345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"_Toc57274494" </w:delInstrText>
        </w:r>
        <w:r w:rsidDel="00CB49BF">
          <w:rPr>
            <w:noProof/>
          </w:rPr>
          <w:fldChar w:fldCharType="separate"/>
        </w:r>
      </w:del>
      <w:ins w:id="346" w:author="Drexler Nándor" w:date="2020-12-03T22:34:00Z">
        <w:r w:rsidR="00CB49BF">
          <w:rPr>
            <w:b w:val="0"/>
            <w:bCs/>
            <w:noProof/>
          </w:rPr>
          <w:t>Hiba! A hiperhivatkozás érvénytelen.</w:t>
        </w:r>
      </w:ins>
      <w:del w:id="347" w:author="Drexler Nándor" w:date="2020-12-03T22:34:00Z">
        <w:r w:rsidR="00CA3AD8" w:rsidRPr="00C96A81" w:rsidDel="00CB49BF">
          <w:rPr>
            <w:rStyle w:val="Hiperhivatkozs"/>
            <w:noProof/>
          </w:rPr>
          <w:delText>6 Az alkalmazás használata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_Toc57274494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45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49BEEB71" w14:textId="198147AC" w:rsidR="00CA3AD8" w:rsidDel="00CB49BF" w:rsidRDefault="00964975">
      <w:pPr>
        <w:pStyle w:val="TJ2"/>
        <w:tabs>
          <w:tab w:val="right" w:leader="dot" w:pos="8494"/>
        </w:tabs>
        <w:rPr>
          <w:del w:id="348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349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"_Toc57274495" </w:delInstrText>
        </w:r>
        <w:r w:rsidDel="00CB49BF">
          <w:rPr>
            <w:noProof/>
          </w:rPr>
          <w:fldChar w:fldCharType="separate"/>
        </w:r>
      </w:del>
      <w:ins w:id="350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351" w:author="Drexler Nándor" w:date="2020-12-03T22:34:00Z">
        <w:r w:rsidR="00CA3AD8" w:rsidRPr="00C96A81" w:rsidDel="00CB49BF">
          <w:rPr>
            <w:rStyle w:val="Hiperhivatkozs"/>
            <w:noProof/>
          </w:rPr>
          <w:delText>6.1 Bejelentkezés, regisztráció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_Toc57274495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45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3C5B3022" w14:textId="22B958C0" w:rsidR="00CA3AD8" w:rsidDel="00CB49BF" w:rsidRDefault="00964975">
      <w:pPr>
        <w:pStyle w:val="TJ2"/>
        <w:tabs>
          <w:tab w:val="right" w:leader="dot" w:pos="8494"/>
        </w:tabs>
        <w:rPr>
          <w:del w:id="352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353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"_Toc57274496" </w:delInstrText>
        </w:r>
        <w:r w:rsidDel="00CB49BF">
          <w:rPr>
            <w:noProof/>
          </w:rPr>
          <w:fldChar w:fldCharType="separate"/>
        </w:r>
      </w:del>
      <w:ins w:id="354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355" w:author="Drexler Nándor" w:date="2020-12-03T22:34:00Z">
        <w:r w:rsidR="00CA3AD8" w:rsidRPr="00C96A81" w:rsidDel="00CB49BF">
          <w:rPr>
            <w:rStyle w:val="Hiperhivatkozs"/>
            <w:noProof/>
          </w:rPr>
          <w:delText>6.2 Ingatlanok böngészése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_Toc57274496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47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11525947" w14:textId="678E36B5" w:rsidR="00CA3AD8" w:rsidDel="00CB49BF" w:rsidRDefault="00964975">
      <w:pPr>
        <w:pStyle w:val="TJ2"/>
        <w:tabs>
          <w:tab w:val="right" w:leader="dot" w:pos="8494"/>
        </w:tabs>
        <w:rPr>
          <w:del w:id="356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357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"_Toc57274497" </w:delInstrText>
        </w:r>
        <w:r w:rsidDel="00CB49BF">
          <w:rPr>
            <w:noProof/>
          </w:rPr>
          <w:fldChar w:fldCharType="separate"/>
        </w:r>
      </w:del>
      <w:ins w:id="358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359" w:author="Drexler Nándor" w:date="2020-12-03T22:34:00Z">
        <w:r w:rsidR="00CA3AD8" w:rsidRPr="00C96A81" w:rsidDel="00CB49BF">
          <w:rPr>
            <w:rStyle w:val="Hiperhivatkozs"/>
            <w:noProof/>
          </w:rPr>
          <w:delText>6.3 Új hirdetés feladása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_Toc57274497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50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1F37B2DD" w14:textId="01AEEB28" w:rsidR="00CA3AD8" w:rsidDel="00CB49BF" w:rsidRDefault="00964975">
      <w:pPr>
        <w:pStyle w:val="TJ2"/>
        <w:tabs>
          <w:tab w:val="right" w:leader="dot" w:pos="8494"/>
        </w:tabs>
        <w:rPr>
          <w:del w:id="360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361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"_Toc57274498" </w:delInstrText>
        </w:r>
        <w:r w:rsidDel="00CB49BF">
          <w:rPr>
            <w:noProof/>
          </w:rPr>
          <w:fldChar w:fldCharType="separate"/>
        </w:r>
      </w:del>
      <w:ins w:id="362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363" w:author="Drexler Nándor" w:date="2020-12-03T22:34:00Z">
        <w:r w:rsidR="00CA3AD8" w:rsidRPr="00C96A81" w:rsidDel="00CB49BF">
          <w:rPr>
            <w:rStyle w:val="Hiperhivatkozs"/>
            <w:noProof/>
          </w:rPr>
          <w:delText>6.4 Meglévő hirdetés módosítása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_Toc57274498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50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36D5995C" w14:textId="02F6A172" w:rsidR="00CA3AD8" w:rsidDel="00CB49BF" w:rsidRDefault="00964975">
      <w:pPr>
        <w:pStyle w:val="TJ2"/>
        <w:tabs>
          <w:tab w:val="right" w:leader="dot" w:pos="8494"/>
        </w:tabs>
        <w:rPr>
          <w:del w:id="364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365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"_Toc57274499" </w:delInstrText>
        </w:r>
        <w:r w:rsidDel="00CB49BF">
          <w:rPr>
            <w:noProof/>
          </w:rPr>
          <w:fldChar w:fldCharType="separate"/>
        </w:r>
      </w:del>
      <w:ins w:id="366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367" w:author="Drexler Nándor" w:date="2020-12-03T22:34:00Z">
        <w:r w:rsidR="00CA3AD8" w:rsidRPr="00C96A81" w:rsidDel="00CB49BF">
          <w:rPr>
            <w:rStyle w:val="Hiperhivatkozs"/>
            <w:noProof/>
          </w:rPr>
          <w:delText>6.5 Hirdetők értékelése, felhasználók adatlapja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_Toc57274499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53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3B69266E" w14:textId="6A03B88D" w:rsidR="00CA3AD8" w:rsidDel="00CB49BF" w:rsidRDefault="00964975">
      <w:pPr>
        <w:pStyle w:val="TJ2"/>
        <w:tabs>
          <w:tab w:val="right" w:leader="dot" w:pos="8494"/>
        </w:tabs>
        <w:rPr>
          <w:del w:id="368" w:author="Drexler Nándor" w:date="2020-12-03T22:34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369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"_Toc57274500" </w:delInstrText>
        </w:r>
        <w:r w:rsidDel="00CB49BF">
          <w:rPr>
            <w:noProof/>
          </w:rPr>
          <w:fldChar w:fldCharType="separate"/>
        </w:r>
      </w:del>
      <w:ins w:id="370" w:author="Drexler Nándor" w:date="2020-12-03T22:34:00Z">
        <w:r w:rsidR="00CB49BF">
          <w:rPr>
            <w:b/>
            <w:bCs/>
            <w:noProof/>
          </w:rPr>
          <w:t>Hiba! A hiperhivatkozás érvénytelen.</w:t>
        </w:r>
      </w:ins>
      <w:del w:id="371" w:author="Drexler Nándor" w:date="2020-12-03T22:34:00Z">
        <w:r w:rsidR="00CA3AD8" w:rsidRPr="00C96A81" w:rsidDel="00CB49BF">
          <w:rPr>
            <w:rStyle w:val="Hiperhivatkozs"/>
            <w:noProof/>
          </w:rPr>
          <w:delText>6.6 Privát üzenetek megtekintése, küldése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_Toc57274500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54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4BF412CA" w14:textId="467DF233" w:rsidR="00CA3AD8" w:rsidDel="00CB49BF" w:rsidRDefault="00964975">
      <w:pPr>
        <w:pStyle w:val="TJ1"/>
        <w:rPr>
          <w:del w:id="372" w:author="Drexler Nándor" w:date="2020-12-03T22:34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373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</w:delInstrText>
        </w:r>
        <w:r w:rsidDel="00CB49BF">
          <w:rPr>
            <w:noProof/>
          </w:rPr>
          <w:delInstrText xml:space="preserve">74501" </w:delInstrText>
        </w:r>
        <w:r w:rsidDel="00CB49BF">
          <w:rPr>
            <w:noProof/>
          </w:rPr>
          <w:fldChar w:fldCharType="separate"/>
        </w:r>
      </w:del>
      <w:ins w:id="374" w:author="Drexler Nándor" w:date="2020-12-03T22:34:00Z">
        <w:r w:rsidR="00CB49BF">
          <w:rPr>
            <w:b w:val="0"/>
            <w:bCs/>
            <w:noProof/>
          </w:rPr>
          <w:t>Hiba! A hiperhivatkozás érvénytelen.</w:t>
        </w:r>
      </w:ins>
      <w:del w:id="375" w:author="Drexler Nándor" w:date="2020-12-03T22:34:00Z">
        <w:r w:rsidR="00CA3AD8" w:rsidRPr="00C96A81" w:rsidDel="00CB49BF">
          <w:rPr>
            <w:rStyle w:val="Hiperhivatkozs"/>
            <w:noProof/>
          </w:rPr>
          <w:delText>7 Összefoglalás, továbbfejlesztési lehetőségek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_Toc57274501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55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6D81BE80" w14:textId="5D8E9E2D" w:rsidR="00CA3AD8" w:rsidDel="00CB49BF" w:rsidRDefault="00964975">
      <w:pPr>
        <w:pStyle w:val="TJ1"/>
        <w:rPr>
          <w:del w:id="376" w:author="Drexler Nándor" w:date="2020-12-03T22:34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377" w:author="Drexler Nándor" w:date="2020-12-03T22:34:00Z">
        <w:r w:rsidDel="00CB49BF">
          <w:rPr>
            <w:noProof/>
          </w:rPr>
          <w:fldChar w:fldCharType="begin"/>
        </w:r>
        <w:r w:rsidDel="00CB49BF">
          <w:rPr>
            <w:noProof/>
          </w:rPr>
          <w:delInstrText xml:space="preserve"> HYPERLINK \l "_Toc57274502" </w:delInstrText>
        </w:r>
        <w:r w:rsidDel="00CB49BF">
          <w:rPr>
            <w:noProof/>
          </w:rPr>
          <w:fldChar w:fldCharType="separate"/>
        </w:r>
      </w:del>
      <w:ins w:id="378" w:author="Drexler Nándor" w:date="2020-12-03T22:34:00Z">
        <w:r w:rsidR="00CB49BF">
          <w:rPr>
            <w:b w:val="0"/>
            <w:bCs/>
            <w:noProof/>
          </w:rPr>
          <w:t>Hiba! A hiperhivatkozás érvénytelen.</w:t>
        </w:r>
      </w:ins>
      <w:del w:id="379" w:author="Drexler Nándor" w:date="2020-12-03T22:34:00Z">
        <w:r w:rsidR="00CA3AD8" w:rsidRPr="00C96A81" w:rsidDel="00CB49BF">
          <w:rPr>
            <w:rStyle w:val="Hiperhivatkozs"/>
            <w:noProof/>
          </w:rPr>
          <w:delText>8 Irodalomjegyzék</w:delText>
        </w:r>
        <w:r w:rsidR="00CA3AD8" w:rsidDel="00CB49BF">
          <w:rPr>
            <w:noProof/>
            <w:webHidden/>
          </w:rPr>
          <w:tab/>
        </w:r>
        <w:r w:rsidR="00CA3AD8" w:rsidDel="00CB49BF">
          <w:rPr>
            <w:noProof/>
            <w:webHidden/>
          </w:rPr>
          <w:fldChar w:fldCharType="begin"/>
        </w:r>
        <w:r w:rsidR="00CA3AD8" w:rsidDel="00CB49BF">
          <w:rPr>
            <w:noProof/>
            <w:webHidden/>
          </w:rPr>
          <w:delInstrText xml:space="preserve"> PAGEREF _Toc57274502 \h </w:delInstrText>
        </w:r>
        <w:r w:rsidR="00CA3AD8" w:rsidDel="00CB49BF">
          <w:rPr>
            <w:noProof/>
            <w:webHidden/>
          </w:rPr>
        </w:r>
        <w:r w:rsidR="00CA3AD8" w:rsidDel="00CB49BF">
          <w:rPr>
            <w:noProof/>
            <w:webHidden/>
          </w:rPr>
          <w:fldChar w:fldCharType="separate"/>
        </w:r>
        <w:r w:rsidR="00CA3AD8" w:rsidDel="00CB49BF">
          <w:rPr>
            <w:noProof/>
            <w:webHidden/>
          </w:rPr>
          <w:delText>56</w:delText>
        </w:r>
        <w:r w:rsidR="00CA3AD8" w:rsidDel="00CB49BF">
          <w:rPr>
            <w:noProof/>
            <w:webHidden/>
          </w:rPr>
          <w:fldChar w:fldCharType="end"/>
        </w:r>
        <w:r w:rsidDel="00CB49BF">
          <w:rPr>
            <w:noProof/>
          </w:rPr>
          <w:fldChar w:fldCharType="end"/>
        </w:r>
      </w:del>
    </w:p>
    <w:p w14:paraId="45012F29" w14:textId="25761CA7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0C3551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37C53F0C" w:rsidR="00681E99" w:rsidRDefault="00681E99" w:rsidP="005E01E0">
      <w:pPr>
        <w:pStyle w:val="Nyilatkozatszveg"/>
      </w:pPr>
      <w:r w:rsidRPr="00B50CAA">
        <w:t xml:space="preserve">Alulírott </w:t>
      </w:r>
      <w:r w:rsidR="008726D2">
        <w:rPr>
          <w:b/>
          <w:bCs/>
        </w:rPr>
        <w:t>Drexler Nándor</w:t>
      </w:r>
      <w:r w:rsidRPr="00B50CAA">
        <w:t xml:space="preserve">, szigorló hallgató kijelentem, hogy ezt a </w:t>
      </w:r>
      <w:r>
        <w:t>szakdolgozatot</w:t>
      </w:r>
      <w:r w:rsidR="008726D2">
        <w:t xml:space="preserve">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2ACC701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380"/>
      <w:r w:rsidR="00630A92">
        <w:t>20</w:t>
      </w:r>
      <w:r w:rsidR="008726D2">
        <w:t>20</w:t>
      </w:r>
      <w:r w:rsidR="00630A92">
        <w:t xml:space="preserve">. 10. </w:t>
      </w:r>
      <w:commentRangeEnd w:id="380"/>
      <w:r w:rsidR="00630A92">
        <w:rPr>
          <w:rStyle w:val="Jegyzethivatkozs"/>
        </w:rPr>
        <w:commentReference w:id="380"/>
      </w:r>
      <w:r w:rsidR="008726D2">
        <w:t>08</w:t>
      </w:r>
    </w:p>
    <w:p w14:paraId="47749B79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5F7D501E" w14:textId="2B8FEC8A" w:rsidR="005E01E0" w:rsidRDefault="00630A92" w:rsidP="00630A92">
      <w:pPr>
        <w:pStyle w:val="Nyilatkozatalrs"/>
        <w:ind w:firstLine="634"/>
      </w:pPr>
      <w:commentRangeStart w:id="381"/>
      <w:r>
        <w:t xml:space="preserve">                         </w:t>
      </w:r>
      <w:commentRangeEnd w:id="381"/>
      <w:r>
        <w:rPr>
          <w:rStyle w:val="Jegyzethivatkozs"/>
          <w:noProof w:val="0"/>
        </w:rPr>
        <w:commentReference w:id="381"/>
      </w:r>
      <w:r w:rsidR="00CC7F47">
        <w:t>Drexler Nándor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3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3519B1">
      <w:pPr>
        <w:pStyle w:val="Fejezetcimszmozsnlkl"/>
        <w:pPrChange w:id="382" w:author="Drexler Nándor" w:date="2020-12-03T22:27:00Z">
          <w:pPr>
            <w:pStyle w:val="Fejezetcimszmozsnlkl"/>
          </w:pPr>
        </w:pPrChange>
      </w:pPr>
      <w:bookmarkStart w:id="383" w:name="_Toc57927258"/>
      <w:r w:rsidRPr="00B50CAA">
        <w:lastRenderedPageBreak/>
        <w:t>Összefoglaló</w:t>
      </w:r>
      <w:bookmarkEnd w:id="383"/>
    </w:p>
    <w:p w14:paraId="2E0E5560" w14:textId="3DAB2DCD" w:rsidR="00630A92" w:rsidRDefault="005F5B3E" w:rsidP="00630A92">
      <w:r>
        <w:t xml:space="preserve">Az ingatlanvásárlás mindenki életebén egy meghatározó mérföldkő. Ahány ember annyi különböző elképzelés </w:t>
      </w:r>
      <w:r w:rsidR="00776D99">
        <w:t>a megfelelő otthonról</w:t>
      </w:r>
      <w:r w:rsidR="00DB69E7">
        <w:t>, nem beszélve a jelentős összegekről, akár hitelekről</w:t>
      </w:r>
      <w:r w:rsidR="00B619DB">
        <w:t>,</w:t>
      </w:r>
      <w:r w:rsidR="00DB69E7">
        <w:t xml:space="preserve"> amelyek a vásárlót hosszú évekre röghöz kötik.</w:t>
      </w:r>
      <w:r w:rsidR="00B619DB">
        <w:t xml:space="preserve"> Ugyanakkor az eladói oldalon is jelentős kihívás megtalálni a megfelelő vevőt, aki értékeli az ingatlan adottságai, belefektetett munkát és költségeket, ennek következtében</w:t>
      </w:r>
      <w:r w:rsidR="00F059E8">
        <w:t>, alkudozások helyett</w:t>
      </w:r>
      <w:r w:rsidR="00B619DB">
        <w:t xml:space="preserve"> hajlandó kifizetni egy a tervezett eladási árnak megfelelő összege</w:t>
      </w:r>
      <w:r w:rsidR="00F059E8">
        <w:t>t.</w:t>
      </w:r>
      <w:r w:rsidR="00702596">
        <w:t xml:space="preserve"> Manapság már általában nem (csak) az újságból vagy ingatlanirodában tájékozódnak az emberek, hanem az interneten, így az ingatlanreferensek sem mehetnek el szótlanul az internetes hirdetőportálok mellet.</w:t>
      </w:r>
    </w:p>
    <w:p w14:paraId="76EE1937" w14:textId="594D9463" w:rsidR="0003623B" w:rsidRDefault="005334AD" w:rsidP="00630A92">
      <w:commentRangeStart w:id="384"/>
      <w:commentRangeEnd w:id="384"/>
      <w:r>
        <w:rPr>
          <w:rStyle w:val="Jegyzethivatkozs"/>
        </w:rPr>
        <w:commentReference w:id="384"/>
      </w:r>
      <w:r w:rsidR="00DF4C2D">
        <w:t xml:space="preserve">A </w:t>
      </w:r>
      <w:r w:rsidR="00EF49AE">
        <w:t>„</w:t>
      </w:r>
      <w:proofErr w:type="spellStart"/>
      <w:r w:rsidR="00DF4C2D">
        <w:t>RealState</w:t>
      </w:r>
      <w:proofErr w:type="spellEnd"/>
      <w:r w:rsidR="00EF49AE">
        <w:t>”</w:t>
      </w:r>
      <w:r w:rsidR="00DF4C2D">
        <w:t xml:space="preserve"> webalkalmazás a fent említett kihívásokban próbál segíteni mind a vásárlóknak, mind az eladóknak.</w:t>
      </w:r>
      <w:r w:rsidR="002F3A91">
        <w:t xml:space="preserve"> </w:t>
      </w:r>
      <w:r w:rsidR="00A61346">
        <w:t xml:space="preserve">Részletes keresési lehetőséget kínál, ahol nem csak </w:t>
      </w:r>
      <w:r w:rsidR="00882714">
        <w:t>adatok alapján kereshetünk, hanem elhelyezkedés alapján is</w:t>
      </w:r>
      <w:r w:rsidR="00F661B8">
        <w:t>.</w:t>
      </w:r>
      <w:r w:rsidR="002F3A91">
        <w:t xml:space="preserve"> Miután a vásárlók nem csak puszta adatok alapján hozhatók lázba, ezért k</w:t>
      </w:r>
      <w:r w:rsidR="00604E16">
        <w:t xml:space="preserve">edvcsináló képeket tölthetünk fel </w:t>
      </w:r>
      <w:r w:rsidR="00C9477B">
        <w:t>a hirdetésekhez</w:t>
      </w:r>
      <w:r w:rsidR="002F3A91">
        <w:t>.</w:t>
      </w:r>
      <w:r w:rsidR="00604E16">
        <w:t xml:space="preserve"> </w:t>
      </w:r>
      <w:r w:rsidR="00C9477B">
        <w:t>I</w:t>
      </w:r>
      <w:r w:rsidR="00604E16">
        <w:t>lletve</w:t>
      </w:r>
      <w:r w:rsidR="00C9477B">
        <w:t>, abban az esetben, ha nagyon elburjánzik az ingatlanok kínálata, nem valószínű, hogy minden oldalt végig lapoznak</w:t>
      </w:r>
      <w:r w:rsidR="009F1605">
        <w:t xml:space="preserve"> </w:t>
      </w:r>
      <w:r w:rsidR="00C9477B">
        <w:t>az érdeklődők. V</w:t>
      </w:r>
      <w:r w:rsidR="009F1605">
        <w:t>irtuális kreditekért cserébe kiemelhetjük, még</w:t>
      </w:r>
      <w:r w:rsidR="00604E16">
        <w:t xml:space="preserve"> </w:t>
      </w:r>
      <w:r w:rsidR="009F1605">
        <w:t>több érdeklődőt megtalálva ezzel.</w:t>
      </w:r>
      <w:r w:rsidR="00BF1F5B">
        <w:t xml:space="preserve"> Közvetlenül</w:t>
      </w:r>
      <w:r w:rsidR="00D94B94">
        <w:t xml:space="preserve"> a portálon</w:t>
      </w:r>
      <w:r w:rsidR="00BF1F5B">
        <w:t xml:space="preserve"> írhatunk </w:t>
      </w:r>
      <w:r w:rsidR="00D94B94">
        <w:t xml:space="preserve">üzenetet </w:t>
      </w:r>
      <w:r w:rsidR="00BF1F5B">
        <w:t>a hirdetőknek</w:t>
      </w:r>
      <w:r w:rsidR="00D94B94">
        <w:t>, megkönnyítve ezzel a kapcsolatfelvételt.</w:t>
      </w:r>
    </w:p>
    <w:p w14:paraId="274A4EEA" w14:textId="1F8EE832" w:rsidR="005334AD" w:rsidRDefault="00331350" w:rsidP="00630A92">
      <w:r>
        <w:t>Egy jól használható hirdetőportál hamar népszerűségre tehet szert a felhasználók körében.</w:t>
      </w:r>
      <w:r w:rsidR="001A46B5">
        <w:t xml:space="preserve"> A felhasználó elégedettség itt nem csak a konkrét felhasználó</w:t>
      </w:r>
      <w:r w:rsidR="00D44EEC">
        <w:t>i</w:t>
      </w:r>
      <w:r w:rsidR="001A46B5">
        <w:t xml:space="preserve"> élményben mérhető</w:t>
      </w:r>
      <w:r w:rsidR="00D44EEC">
        <w:t>. Másszóval nem elegendő, hogy gyorsan betöltsön az oldalam, illetve intuitív felületek legyenek.</w:t>
      </w:r>
      <w:r w:rsidR="001A46B5">
        <w:t xml:space="preserve"> </w:t>
      </w:r>
      <w:r w:rsidR="00D44EEC">
        <w:t>Ve</w:t>
      </w:r>
      <w:r w:rsidR="001A46B5">
        <w:t xml:space="preserve">vői szemszögből </w:t>
      </w:r>
      <w:r w:rsidR="00D44EEC">
        <w:t>meghatározó lehet</w:t>
      </w:r>
      <w:r w:rsidR="001A46B5">
        <w:t>, hogy mennyi idő alatt találtam nekem megfelelő ingatlant, illetve eladó szemszögből, hogy milyen áron, mennyi idő alatt tudtam eladni az ingatlanom.</w:t>
      </w:r>
      <w:r w:rsidR="006967E1">
        <w:t xml:space="preserve"> Ezen úgy lehet segíteni, hogy amellett</w:t>
      </w:r>
      <w:r w:rsidR="000129AC">
        <w:t>,</w:t>
      </w:r>
      <w:r w:rsidR="006967E1">
        <w:t xml:space="preserve"> hogy az alkalmazás kedvező felhasználói élményt ad, fontos a folyamatos fejlesztés, az új funkciók hozzáadása, hogy az aktuális trendeket követve megtartsuk hosszútávon a felhasználóbázisunkat és mindig legyen megfelelő mennyiségű hirdetés az oldalon.</w:t>
      </w:r>
    </w:p>
    <w:p w14:paraId="68C22B44" w14:textId="77777777" w:rsidR="0063585C" w:rsidRPr="00047CFF" w:rsidRDefault="0063585C" w:rsidP="003519B1">
      <w:pPr>
        <w:pStyle w:val="Fejezetcimszmozsnlkl"/>
        <w:rPr>
          <w:lang w:val="en-US"/>
          <w:rPrChange w:id="385" w:author="Ekler Péter" w:date="2020-12-02T23:49:00Z">
            <w:rPr/>
          </w:rPrChange>
        </w:rPr>
        <w:pPrChange w:id="386" w:author="Drexler Nándor" w:date="2020-12-03T22:27:00Z">
          <w:pPr>
            <w:pStyle w:val="Fejezetcimszmozsnlkl"/>
          </w:pPr>
        </w:pPrChange>
      </w:pPr>
      <w:bookmarkStart w:id="387" w:name="_Toc57927259"/>
      <w:r w:rsidRPr="00047CFF">
        <w:rPr>
          <w:lang w:val="en-US"/>
          <w:rPrChange w:id="388" w:author="Ekler Péter" w:date="2020-12-02T23:49:00Z">
            <w:rPr/>
          </w:rPrChange>
        </w:rPr>
        <w:lastRenderedPageBreak/>
        <w:t>Abstract</w:t>
      </w:r>
      <w:bookmarkEnd w:id="387"/>
    </w:p>
    <w:p w14:paraId="7C02BBBF" w14:textId="6BC6045A" w:rsidR="005334AD" w:rsidRPr="00047CFF" w:rsidRDefault="00966416" w:rsidP="00042EBF">
      <w:pPr>
        <w:rPr>
          <w:lang w:val="en-US"/>
          <w:rPrChange w:id="389" w:author="Ekler Péter" w:date="2020-12-02T23:49:00Z">
            <w:rPr/>
          </w:rPrChange>
        </w:rPr>
      </w:pPr>
      <w:r w:rsidRPr="00047CFF">
        <w:rPr>
          <w:lang w:val="en-US"/>
          <w:rPrChange w:id="390" w:author="Ekler Péter" w:date="2020-12-02T23:49:00Z">
            <w:rPr/>
          </w:rPrChange>
        </w:rPr>
        <w:t>Purchasing</w:t>
      </w:r>
      <w:r w:rsidR="009D5B42" w:rsidRPr="00047CFF">
        <w:rPr>
          <w:lang w:val="en-US"/>
          <w:rPrChange w:id="391" w:author="Ekler Péter" w:date="2020-12-02T23:49:00Z">
            <w:rPr/>
          </w:rPrChange>
        </w:rPr>
        <w:t xml:space="preserve"> a real estate is </w:t>
      </w:r>
      <w:r w:rsidR="00682DF0" w:rsidRPr="00047CFF">
        <w:rPr>
          <w:lang w:val="en-US"/>
          <w:rPrChange w:id="392" w:author="Ekler Péter" w:date="2020-12-02T23:49:00Z">
            <w:rPr/>
          </w:rPrChange>
        </w:rPr>
        <w:t xml:space="preserve">remarkable </w:t>
      </w:r>
      <w:r w:rsidR="009D5B42" w:rsidRPr="00047CFF">
        <w:rPr>
          <w:lang w:val="en-US"/>
          <w:rPrChange w:id="393" w:author="Ekler Péter" w:date="2020-12-02T23:49:00Z">
            <w:rPr/>
          </w:rPrChange>
        </w:rPr>
        <w:t>achievement in everyone’s life. Every single person has different desires of a comfortable home.</w:t>
      </w:r>
      <w:r w:rsidRPr="00047CFF">
        <w:rPr>
          <w:lang w:val="en-US"/>
          <w:rPrChange w:id="394" w:author="Ekler Péter" w:date="2020-12-02T23:49:00Z">
            <w:rPr/>
          </w:rPrChange>
        </w:rPr>
        <w:t xml:space="preserve"> The enormous costs </w:t>
      </w:r>
      <w:del w:id="395" w:author="Ekler Péter" w:date="2020-12-02T23:49:00Z">
        <w:r w:rsidRPr="00047CFF" w:rsidDel="00047CFF">
          <w:rPr>
            <w:lang w:val="en-US"/>
            <w:rPrChange w:id="396" w:author="Ekler Péter" w:date="2020-12-02T23:49:00Z">
              <w:rPr/>
            </w:rPrChange>
          </w:rPr>
          <w:delText>makes</w:delText>
        </w:r>
      </w:del>
      <w:ins w:id="397" w:author="Ekler Péter" w:date="2020-12-02T23:49:00Z">
        <w:r w:rsidR="00047CFF" w:rsidRPr="00047CFF">
          <w:rPr>
            <w:lang w:val="en-US"/>
          </w:rPr>
          <w:t>make</w:t>
        </w:r>
      </w:ins>
      <w:r w:rsidRPr="00047CFF">
        <w:rPr>
          <w:lang w:val="en-US"/>
          <w:rPrChange w:id="398" w:author="Ekler Péter" w:date="2020-12-02T23:49:00Z">
            <w:rPr/>
          </w:rPrChange>
        </w:rPr>
        <w:t xml:space="preserve"> people take loans, forcing them to stay in their chosen apartment for decades.</w:t>
      </w:r>
      <w:r w:rsidR="00AE47F3" w:rsidRPr="00047CFF">
        <w:rPr>
          <w:lang w:val="en-US"/>
          <w:rPrChange w:id="399" w:author="Ekler Péter" w:date="2020-12-02T23:49:00Z">
            <w:rPr/>
          </w:rPrChange>
        </w:rPr>
        <w:t xml:space="preserve"> Sellers are facing the chall</w:t>
      </w:r>
      <w:del w:id="400" w:author="Ekler Péter" w:date="2020-12-02T23:49:00Z">
        <w:r w:rsidR="00AE47F3" w:rsidRPr="00047CFF" w:rsidDel="00047CFF">
          <w:rPr>
            <w:lang w:val="en-US"/>
            <w:rPrChange w:id="401" w:author="Ekler Péter" w:date="2020-12-02T23:49:00Z">
              <w:rPr/>
            </w:rPrChange>
          </w:rPr>
          <w:delText>a</w:delText>
        </w:r>
      </w:del>
      <w:ins w:id="402" w:author="Ekler Péter" w:date="2020-12-02T23:49:00Z">
        <w:r w:rsidR="00047CFF">
          <w:rPr>
            <w:lang w:val="en-US"/>
          </w:rPr>
          <w:t>e</w:t>
        </w:r>
      </w:ins>
      <w:r w:rsidR="00AE47F3" w:rsidRPr="00047CFF">
        <w:rPr>
          <w:lang w:val="en-US"/>
          <w:rPrChange w:id="403" w:author="Ekler Péter" w:date="2020-12-02T23:49:00Z">
            <w:rPr/>
          </w:rPrChange>
        </w:rPr>
        <w:t xml:space="preserve">nge of finding </w:t>
      </w:r>
      <w:r w:rsidR="00682DF0" w:rsidRPr="00047CFF">
        <w:rPr>
          <w:lang w:val="en-US"/>
          <w:rPrChange w:id="404" w:author="Ekler Péter" w:date="2020-12-02T23:49:00Z">
            <w:rPr/>
          </w:rPrChange>
        </w:rPr>
        <w:t>clients</w:t>
      </w:r>
      <w:r w:rsidR="00AE47F3" w:rsidRPr="00047CFF">
        <w:rPr>
          <w:lang w:val="en-US"/>
          <w:rPrChange w:id="405" w:author="Ekler Péter" w:date="2020-12-02T23:49:00Z">
            <w:rPr/>
          </w:rPrChange>
        </w:rPr>
        <w:t xml:space="preserve"> who </w:t>
      </w:r>
      <w:del w:id="406" w:author="Ekler Péter" w:date="2020-12-02T23:49:00Z">
        <w:r w:rsidR="00AE47F3" w:rsidRPr="00047CFF" w:rsidDel="00047CFF">
          <w:rPr>
            <w:lang w:val="en-US"/>
            <w:rPrChange w:id="407" w:author="Ekler Péter" w:date="2020-12-02T23:49:00Z">
              <w:rPr/>
            </w:rPrChange>
          </w:rPr>
          <w:delText xml:space="preserve">actually </w:delText>
        </w:r>
        <w:r w:rsidR="00A64013" w:rsidRPr="00047CFF" w:rsidDel="00047CFF">
          <w:rPr>
            <w:lang w:val="en-US"/>
            <w:rPrChange w:id="408" w:author="Ekler Péter" w:date="2020-12-02T23:49:00Z">
              <w:rPr/>
            </w:rPrChange>
          </w:rPr>
          <w:delText>acknowledges</w:delText>
        </w:r>
      </w:del>
      <w:ins w:id="409" w:author="Ekler Péter" w:date="2020-12-02T23:49:00Z">
        <w:r w:rsidR="00047CFF" w:rsidRPr="00047CFF">
          <w:rPr>
            <w:lang w:val="en-US"/>
          </w:rPr>
          <w:t>acknowledges</w:t>
        </w:r>
      </w:ins>
      <w:r w:rsidR="00A64013" w:rsidRPr="00047CFF">
        <w:rPr>
          <w:lang w:val="en-US"/>
          <w:rPrChange w:id="410" w:author="Ekler Péter" w:date="2020-12-02T23:49:00Z">
            <w:rPr/>
          </w:rPrChange>
        </w:rPr>
        <w:t xml:space="preserve"> the features of the apartment </w:t>
      </w:r>
      <w:proofErr w:type="gramStart"/>
      <w:r w:rsidR="00A64013" w:rsidRPr="00047CFF">
        <w:rPr>
          <w:lang w:val="en-US"/>
          <w:rPrChange w:id="411" w:author="Ekler Péter" w:date="2020-12-02T23:49:00Z">
            <w:rPr/>
          </w:rPrChange>
        </w:rPr>
        <w:t>and also</w:t>
      </w:r>
      <w:proofErr w:type="gramEnd"/>
      <w:r w:rsidR="00A64013" w:rsidRPr="00047CFF">
        <w:rPr>
          <w:lang w:val="en-US"/>
          <w:rPrChange w:id="412" w:author="Ekler Péter" w:date="2020-12-02T23:49:00Z">
            <w:rPr/>
          </w:rPrChange>
        </w:rPr>
        <w:t xml:space="preserve"> the invested money and time to build or renovate the certain estate.</w:t>
      </w:r>
      <w:r w:rsidR="00682DF0" w:rsidRPr="00047CFF">
        <w:rPr>
          <w:lang w:val="en-US"/>
          <w:rPrChange w:id="413" w:author="Ekler Péter" w:date="2020-12-02T23:49:00Z">
            <w:rPr/>
          </w:rPrChange>
        </w:rPr>
        <w:t xml:space="preserve"> </w:t>
      </w:r>
      <w:proofErr w:type="gramStart"/>
      <w:r w:rsidR="00682DF0" w:rsidRPr="00047CFF">
        <w:rPr>
          <w:lang w:val="en-US"/>
          <w:rPrChange w:id="414" w:author="Ekler Péter" w:date="2020-12-02T23:49:00Z">
            <w:rPr/>
          </w:rPrChange>
        </w:rPr>
        <w:t>Therefore</w:t>
      </w:r>
      <w:proofErr w:type="gramEnd"/>
      <w:r w:rsidR="00682DF0" w:rsidRPr="00047CFF">
        <w:rPr>
          <w:lang w:val="en-US"/>
          <w:rPrChange w:id="415" w:author="Ekler Péter" w:date="2020-12-02T23:49:00Z">
            <w:rPr/>
          </w:rPrChange>
        </w:rPr>
        <w:t xml:space="preserve"> the client leaves the haggling and offers a reasonable price for the estate.</w:t>
      </w:r>
      <w:r w:rsidR="00042EBF" w:rsidRPr="00047CFF">
        <w:rPr>
          <w:lang w:val="en-US"/>
          <w:rPrChange w:id="416" w:author="Ekler Péter" w:date="2020-12-02T23:49:00Z">
            <w:rPr/>
          </w:rPrChange>
        </w:rPr>
        <w:t xml:space="preserve"> Nowadays people favor browsing estates on the internet instead of looking for them in the newspaper or going to real estate agency</w:t>
      </w:r>
      <w:r w:rsidR="00690CBE" w:rsidRPr="00047CFF">
        <w:rPr>
          <w:lang w:val="en-US"/>
          <w:rPrChange w:id="417" w:author="Ekler Péter" w:date="2020-12-02T23:49:00Z">
            <w:rPr/>
          </w:rPrChange>
        </w:rPr>
        <w:t xml:space="preserve">. Real estate agents </w:t>
      </w:r>
      <w:proofErr w:type="gramStart"/>
      <w:r w:rsidR="00690CBE" w:rsidRPr="00047CFF">
        <w:rPr>
          <w:lang w:val="en-US"/>
          <w:rPrChange w:id="418" w:author="Ekler Péter" w:date="2020-12-02T23:49:00Z">
            <w:rPr/>
          </w:rPrChange>
        </w:rPr>
        <w:t>have to</w:t>
      </w:r>
      <w:proofErr w:type="gramEnd"/>
      <w:r w:rsidR="00690CBE" w:rsidRPr="00047CFF">
        <w:rPr>
          <w:lang w:val="en-US"/>
          <w:rPrChange w:id="419" w:author="Ekler Péter" w:date="2020-12-02T23:49:00Z">
            <w:rPr/>
          </w:rPrChange>
        </w:rPr>
        <w:t xml:space="preserve"> take the online advertisement possibilities into account.</w:t>
      </w:r>
    </w:p>
    <w:p w14:paraId="22C47186" w14:textId="2CF14152" w:rsidR="00BC33DD" w:rsidRPr="00047CFF" w:rsidRDefault="00BC33DD" w:rsidP="00042EBF">
      <w:pPr>
        <w:rPr>
          <w:lang w:val="en-US"/>
          <w:rPrChange w:id="420" w:author="Ekler Péter" w:date="2020-12-02T23:49:00Z">
            <w:rPr/>
          </w:rPrChange>
        </w:rPr>
      </w:pPr>
      <w:r w:rsidRPr="00047CFF">
        <w:rPr>
          <w:lang w:val="en-US"/>
          <w:rPrChange w:id="421" w:author="Ekler Péter" w:date="2020-12-02T23:49:00Z">
            <w:rPr/>
          </w:rPrChange>
        </w:rPr>
        <w:t>The „</w:t>
      </w:r>
      <w:proofErr w:type="spellStart"/>
      <w:r w:rsidRPr="00047CFF">
        <w:rPr>
          <w:lang w:val="en-US"/>
          <w:rPrChange w:id="422" w:author="Ekler Péter" w:date="2020-12-02T23:49:00Z">
            <w:rPr/>
          </w:rPrChange>
        </w:rPr>
        <w:t>RealState</w:t>
      </w:r>
      <w:proofErr w:type="spellEnd"/>
      <w:r w:rsidRPr="00047CFF">
        <w:rPr>
          <w:lang w:val="en-US"/>
          <w:rPrChange w:id="423" w:author="Ekler Péter" w:date="2020-12-02T23:49:00Z">
            <w:rPr/>
          </w:rPrChange>
        </w:rPr>
        <w:t xml:space="preserve">” web application </w:t>
      </w:r>
      <w:r w:rsidR="00A16028" w:rsidRPr="00047CFF">
        <w:rPr>
          <w:lang w:val="en-US"/>
          <w:rPrChange w:id="424" w:author="Ekler Péter" w:date="2020-12-02T23:49:00Z">
            <w:rPr/>
          </w:rPrChange>
        </w:rPr>
        <w:t xml:space="preserve">offers help for the </w:t>
      </w:r>
      <w:del w:id="425" w:author="Ekler Péter" w:date="2020-12-02T23:49:00Z">
        <w:r w:rsidR="00A16028" w:rsidRPr="00047CFF" w:rsidDel="00047CFF">
          <w:rPr>
            <w:lang w:val="en-US"/>
            <w:rPrChange w:id="426" w:author="Ekler Péter" w:date="2020-12-02T23:49:00Z">
              <w:rPr/>
            </w:rPrChange>
          </w:rPr>
          <w:delText>challanges</w:delText>
        </w:r>
      </w:del>
      <w:ins w:id="427" w:author="Ekler Péter" w:date="2020-12-02T23:49:00Z">
        <w:r w:rsidR="00047CFF" w:rsidRPr="00047CFF">
          <w:rPr>
            <w:lang w:val="en-US"/>
          </w:rPr>
          <w:t>challenges</w:t>
        </w:r>
      </w:ins>
      <w:r w:rsidR="00A16028" w:rsidRPr="00047CFF">
        <w:rPr>
          <w:lang w:val="en-US"/>
          <w:rPrChange w:id="428" w:author="Ekler Péter" w:date="2020-12-02T23:49:00Z">
            <w:rPr/>
          </w:rPrChange>
        </w:rPr>
        <w:t xml:space="preserve"> mentioned above</w:t>
      </w:r>
      <w:r w:rsidR="00A25556" w:rsidRPr="00047CFF">
        <w:rPr>
          <w:lang w:val="en-US"/>
          <w:rPrChange w:id="429" w:author="Ekler Péter" w:date="2020-12-02T23:49:00Z">
            <w:rPr/>
          </w:rPrChange>
        </w:rPr>
        <w:t>, both the client and seller side.</w:t>
      </w:r>
      <w:r w:rsidR="00EE105C" w:rsidRPr="00047CFF">
        <w:rPr>
          <w:lang w:val="en-US"/>
          <w:rPrChange w:id="430" w:author="Ekler Péter" w:date="2020-12-02T23:49:00Z">
            <w:rPr/>
          </w:rPrChange>
        </w:rPr>
        <w:t xml:space="preserve"> It provides a various search features, not only for certain properties of the estates, but </w:t>
      </w:r>
      <w:r w:rsidR="00FA329B" w:rsidRPr="00047CFF">
        <w:rPr>
          <w:lang w:val="en-US"/>
          <w:rPrChange w:id="431" w:author="Ekler Péter" w:date="2020-12-02T23:49:00Z">
            <w:rPr/>
          </w:rPrChange>
        </w:rPr>
        <w:t>allowing to show them by</w:t>
      </w:r>
      <w:r w:rsidR="00EE105C" w:rsidRPr="00047CFF">
        <w:rPr>
          <w:lang w:val="en-US"/>
          <w:rPrChange w:id="432" w:author="Ekler Péter" w:date="2020-12-02T23:49:00Z">
            <w:rPr/>
          </w:rPrChange>
        </w:rPr>
        <w:t xml:space="preserve"> </w:t>
      </w:r>
      <w:r w:rsidR="00FA329B" w:rsidRPr="00047CFF">
        <w:rPr>
          <w:lang w:val="en-US"/>
          <w:rPrChange w:id="433" w:author="Ekler Péter" w:date="2020-12-02T23:49:00Z">
            <w:rPr/>
          </w:rPrChange>
        </w:rPr>
        <w:t>their</w:t>
      </w:r>
      <w:r w:rsidR="00EE105C" w:rsidRPr="00047CFF">
        <w:rPr>
          <w:lang w:val="en-US"/>
          <w:rPrChange w:id="434" w:author="Ekler Péter" w:date="2020-12-02T23:49:00Z">
            <w:rPr/>
          </w:rPrChange>
        </w:rPr>
        <w:t xml:space="preserve"> location on the map.</w:t>
      </w:r>
      <w:r w:rsidR="00077174" w:rsidRPr="00047CFF">
        <w:rPr>
          <w:lang w:val="en-US"/>
          <w:rPrChange w:id="435" w:author="Ekler Péter" w:date="2020-12-02T23:49:00Z">
            <w:rPr/>
          </w:rPrChange>
        </w:rPr>
        <w:t xml:space="preserve"> Since most clients cannot be attracted by promising detailed information, sellers </w:t>
      </w:r>
      <w:proofErr w:type="gramStart"/>
      <w:r w:rsidR="00077174" w:rsidRPr="00047CFF">
        <w:rPr>
          <w:lang w:val="en-US"/>
          <w:rPrChange w:id="436" w:author="Ekler Péter" w:date="2020-12-02T23:49:00Z">
            <w:rPr/>
          </w:rPrChange>
        </w:rPr>
        <w:t>have the ability to</w:t>
      </w:r>
      <w:proofErr w:type="gramEnd"/>
      <w:r w:rsidR="00077174" w:rsidRPr="00047CFF">
        <w:rPr>
          <w:lang w:val="en-US"/>
          <w:rPrChange w:id="437" w:author="Ekler Péter" w:date="2020-12-02T23:49:00Z">
            <w:rPr/>
          </w:rPrChange>
        </w:rPr>
        <w:t xml:space="preserve"> upload spectacular pictures, which cheers up the client’s interest.</w:t>
      </w:r>
      <w:r w:rsidR="00A115E0" w:rsidRPr="00047CFF">
        <w:rPr>
          <w:lang w:val="en-US"/>
          <w:rPrChange w:id="438" w:author="Ekler Péter" w:date="2020-12-02T23:49:00Z">
            <w:rPr/>
          </w:rPrChange>
        </w:rPr>
        <w:t xml:space="preserve"> In most cases, while clients are browsing on the internet, they </w:t>
      </w:r>
      <w:proofErr w:type="gramStart"/>
      <w:r w:rsidR="00A115E0" w:rsidRPr="00047CFF">
        <w:rPr>
          <w:lang w:val="en-US"/>
          <w:rPrChange w:id="439" w:author="Ekler Péter" w:date="2020-12-02T23:49:00Z">
            <w:rPr/>
          </w:rPrChange>
        </w:rPr>
        <w:t>won’t</w:t>
      </w:r>
      <w:proofErr w:type="gramEnd"/>
      <w:r w:rsidR="00A115E0" w:rsidRPr="00047CFF">
        <w:rPr>
          <w:lang w:val="en-US"/>
          <w:rPrChange w:id="440" w:author="Ekler Péter" w:date="2020-12-02T23:49:00Z">
            <w:rPr/>
          </w:rPrChange>
        </w:rPr>
        <w:t xml:space="preserve"> check all the pages of their search’s results due to lack of time. In exchange of virtual credits, we can highlight our advertisement </w:t>
      </w:r>
      <w:proofErr w:type="gramStart"/>
      <w:r w:rsidR="00A115E0" w:rsidRPr="00047CFF">
        <w:rPr>
          <w:lang w:val="en-US"/>
          <w:rPrChange w:id="441" w:author="Ekler Péter" w:date="2020-12-02T23:49:00Z">
            <w:rPr/>
          </w:rPrChange>
        </w:rPr>
        <w:t>in order to</w:t>
      </w:r>
      <w:proofErr w:type="gramEnd"/>
      <w:r w:rsidR="00B84836" w:rsidRPr="00047CFF">
        <w:rPr>
          <w:lang w:val="en-US"/>
          <w:rPrChange w:id="442" w:author="Ekler Péter" w:date="2020-12-02T23:49:00Z">
            <w:rPr/>
          </w:rPrChange>
        </w:rPr>
        <w:t xml:space="preserve"> make it</w:t>
      </w:r>
      <w:r w:rsidR="00A115E0" w:rsidRPr="00047CFF">
        <w:rPr>
          <w:lang w:val="en-US"/>
          <w:rPrChange w:id="443" w:author="Ekler Péter" w:date="2020-12-02T23:49:00Z">
            <w:rPr/>
          </w:rPrChange>
        </w:rPr>
        <w:t xml:space="preserve"> reach more people.</w:t>
      </w:r>
      <w:r w:rsidR="002E0651" w:rsidRPr="00047CFF">
        <w:rPr>
          <w:lang w:val="en-US"/>
          <w:rPrChange w:id="444" w:author="Ekler Péter" w:date="2020-12-02T23:49:00Z">
            <w:rPr/>
          </w:rPrChange>
        </w:rPr>
        <w:t xml:space="preserve"> Finally, we can contact the seller by sending a message directly on the page.</w:t>
      </w:r>
    </w:p>
    <w:p w14:paraId="1A1CA402" w14:textId="6916CA9F" w:rsidR="00137494" w:rsidRPr="00047CFF" w:rsidRDefault="00A71DF2" w:rsidP="00137494">
      <w:pPr>
        <w:rPr>
          <w:lang w:val="en-US"/>
          <w:rPrChange w:id="445" w:author="Ekler Péter" w:date="2020-12-02T23:49:00Z">
            <w:rPr/>
          </w:rPrChange>
        </w:rPr>
      </w:pPr>
      <w:r w:rsidRPr="00047CFF">
        <w:rPr>
          <w:lang w:val="en-US"/>
          <w:rPrChange w:id="446" w:author="Ekler Péter" w:date="2020-12-02T23:49:00Z">
            <w:rPr/>
          </w:rPrChange>
        </w:rPr>
        <w:t>A well-designed, easy to use real estate portal can soon achieve a high popularity among users.</w:t>
      </w:r>
      <w:r w:rsidR="00211C62" w:rsidRPr="00047CFF">
        <w:rPr>
          <w:lang w:val="en-US"/>
          <w:rPrChange w:id="447" w:author="Ekler Péter" w:date="2020-12-02T23:49:00Z">
            <w:rPr/>
          </w:rPrChange>
        </w:rPr>
        <w:t xml:space="preserve"> Here, the user’s satisfaction does not only consist of good user experience.</w:t>
      </w:r>
      <w:r w:rsidR="00137494" w:rsidRPr="00047CFF">
        <w:rPr>
          <w:lang w:val="en-US"/>
          <w:rPrChange w:id="448" w:author="Ekler Péter" w:date="2020-12-02T23:49:00Z">
            <w:rPr/>
          </w:rPrChange>
        </w:rPr>
        <w:t xml:space="preserve"> In other </w:t>
      </w:r>
      <w:del w:id="449" w:author="Ekler Péter" w:date="2020-12-02T23:50:00Z">
        <w:r w:rsidR="00137494" w:rsidRPr="00047CFF" w:rsidDel="00081B9A">
          <w:rPr>
            <w:lang w:val="en-US"/>
            <w:rPrChange w:id="450" w:author="Ekler Péter" w:date="2020-12-02T23:49:00Z">
              <w:rPr/>
            </w:rPrChange>
          </w:rPr>
          <w:delText>words</w:delText>
        </w:r>
      </w:del>
      <w:ins w:id="451" w:author="Ekler Péter" w:date="2020-12-02T23:50:00Z">
        <w:r w:rsidR="00081B9A" w:rsidRPr="00081B9A">
          <w:rPr>
            <w:lang w:val="en-US"/>
          </w:rPr>
          <w:t>words,</w:t>
        </w:r>
      </w:ins>
      <w:r w:rsidR="00137494" w:rsidRPr="00047CFF">
        <w:rPr>
          <w:lang w:val="en-US"/>
          <w:rPrChange w:id="452" w:author="Ekler Péter" w:date="2020-12-02T23:49:00Z">
            <w:rPr/>
          </w:rPrChange>
        </w:rPr>
        <w:t xml:space="preserve"> a fast, </w:t>
      </w:r>
      <w:proofErr w:type="gramStart"/>
      <w:r w:rsidR="00137494" w:rsidRPr="00047CFF">
        <w:rPr>
          <w:lang w:val="en-US"/>
          <w:rPrChange w:id="453" w:author="Ekler Péter" w:date="2020-12-02T23:49:00Z">
            <w:rPr/>
          </w:rPrChange>
        </w:rPr>
        <w:t>responsive</w:t>
      </w:r>
      <w:proofErr w:type="gramEnd"/>
      <w:r w:rsidR="00137494" w:rsidRPr="00047CFF">
        <w:rPr>
          <w:lang w:val="en-US"/>
          <w:rPrChange w:id="454" w:author="Ekler Péter" w:date="2020-12-02T23:49:00Z">
            <w:rPr/>
          </w:rPrChange>
        </w:rPr>
        <w:t xml:space="preserve"> and intuitive web page is not enough.</w:t>
      </w:r>
      <w:r w:rsidR="001936AB" w:rsidRPr="00047CFF">
        <w:rPr>
          <w:lang w:val="en-US"/>
          <w:rPrChange w:id="455" w:author="Ekler Péter" w:date="2020-12-02T23:49:00Z">
            <w:rPr/>
          </w:rPrChange>
        </w:rPr>
        <w:t xml:space="preserve"> From the </w:t>
      </w:r>
      <w:proofErr w:type="gramStart"/>
      <w:r w:rsidR="001936AB" w:rsidRPr="00047CFF">
        <w:rPr>
          <w:lang w:val="en-US"/>
          <w:rPrChange w:id="456" w:author="Ekler Péter" w:date="2020-12-02T23:49:00Z">
            <w:rPr/>
          </w:rPrChange>
        </w:rPr>
        <w:t>buyers</w:t>
      </w:r>
      <w:proofErr w:type="gramEnd"/>
      <w:r w:rsidR="001936AB" w:rsidRPr="00047CFF">
        <w:rPr>
          <w:lang w:val="en-US"/>
          <w:rPrChange w:id="457" w:author="Ekler Péter" w:date="2020-12-02T23:49:00Z">
            <w:rPr/>
          </w:rPrChange>
        </w:rPr>
        <w:t xml:space="preserve"> point of view the time required to find a real estate which appeals to them is</w:t>
      </w:r>
      <w:r w:rsidR="00E33BBA" w:rsidRPr="00047CFF">
        <w:rPr>
          <w:lang w:val="en-US"/>
          <w:rPrChange w:id="458" w:author="Ekler Péter" w:date="2020-12-02T23:49:00Z">
            <w:rPr/>
          </w:rPrChange>
        </w:rPr>
        <w:t xml:space="preserve"> really</w:t>
      </w:r>
      <w:r w:rsidR="001936AB" w:rsidRPr="00047CFF">
        <w:rPr>
          <w:lang w:val="en-US"/>
          <w:rPrChange w:id="459" w:author="Ekler Péter" w:date="2020-12-02T23:49:00Z">
            <w:rPr/>
          </w:rPrChange>
        </w:rPr>
        <w:t xml:space="preserve"> significant.</w:t>
      </w:r>
      <w:r w:rsidR="00FA6CA3" w:rsidRPr="00047CFF">
        <w:rPr>
          <w:lang w:val="en-US"/>
          <w:rPrChange w:id="460" w:author="Ekler Péter" w:date="2020-12-02T23:49:00Z">
            <w:rPr/>
          </w:rPrChange>
        </w:rPr>
        <w:t xml:space="preserve"> This amount of time can be reduced by certain </w:t>
      </w:r>
      <w:proofErr w:type="gramStart"/>
      <w:r w:rsidR="00FA6CA3" w:rsidRPr="00047CFF">
        <w:rPr>
          <w:lang w:val="en-US"/>
          <w:rPrChange w:id="461" w:author="Ekler Péter" w:date="2020-12-02T23:49:00Z">
            <w:rPr/>
          </w:rPrChange>
        </w:rPr>
        <w:t>features,</w:t>
      </w:r>
      <w:proofErr w:type="gramEnd"/>
      <w:r w:rsidR="00FA6CA3" w:rsidRPr="00047CFF">
        <w:rPr>
          <w:lang w:val="en-US"/>
          <w:rPrChange w:id="462" w:author="Ekler Péter" w:date="2020-12-02T23:49:00Z">
            <w:rPr/>
          </w:rPrChange>
        </w:rPr>
        <w:t xml:space="preserve"> however, these features are only effective if we maintain the necessary amount of active advertisements on the portal</w:t>
      </w:r>
      <w:r w:rsidR="00ED0AF3" w:rsidRPr="00047CFF">
        <w:rPr>
          <w:lang w:val="en-US"/>
          <w:rPrChange w:id="463" w:author="Ekler Péter" w:date="2020-12-02T23:49:00Z">
            <w:rPr/>
          </w:rPrChange>
        </w:rPr>
        <w:t xml:space="preserve"> and also keep our user</w:t>
      </w:r>
      <w:r w:rsidR="00A8783E" w:rsidRPr="00047CFF">
        <w:rPr>
          <w:lang w:val="en-US"/>
          <w:rPrChange w:id="464" w:author="Ekler Péter" w:date="2020-12-02T23:49:00Z">
            <w:rPr/>
          </w:rPrChange>
        </w:rPr>
        <w:t>s</w:t>
      </w:r>
      <w:r w:rsidR="00757023" w:rsidRPr="00047CFF">
        <w:rPr>
          <w:lang w:val="en-US"/>
          <w:rPrChange w:id="465" w:author="Ekler Péter" w:date="2020-12-02T23:49:00Z">
            <w:rPr/>
          </w:rPrChange>
        </w:rPr>
        <w:t xml:space="preserve"> in the long run</w:t>
      </w:r>
      <w:r w:rsidR="00A8783E" w:rsidRPr="00047CFF">
        <w:rPr>
          <w:lang w:val="en-US"/>
          <w:rPrChange w:id="466" w:author="Ekler Péter" w:date="2020-12-02T23:49:00Z">
            <w:rPr/>
          </w:rPrChange>
        </w:rPr>
        <w:t>.</w:t>
      </w:r>
      <w:r w:rsidR="00757023" w:rsidRPr="00047CFF">
        <w:rPr>
          <w:lang w:val="en-US"/>
          <w:rPrChange w:id="467" w:author="Ekler Péter" w:date="2020-12-02T23:49:00Z">
            <w:rPr/>
          </w:rPrChange>
        </w:rPr>
        <w:t xml:space="preserve"> This requires </w:t>
      </w:r>
      <w:proofErr w:type="spellStart"/>
      <w:r w:rsidR="00757023" w:rsidRPr="00047CFF">
        <w:rPr>
          <w:lang w:val="en-US"/>
          <w:rPrChange w:id="468" w:author="Ekler Péter" w:date="2020-12-02T23:49:00Z">
            <w:rPr/>
          </w:rPrChange>
        </w:rPr>
        <w:t>constans</w:t>
      </w:r>
      <w:proofErr w:type="spellEnd"/>
      <w:r w:rsidR="00757023" w:rsidRPr="00047CFF">
        <w:rPr>
          <w:lang w:val="en-US"/>
          <w:rPrChange w:id="469" w:author="Ekler Péter" w:date="2020-12-02T23:49:00Z">
            <w:rPr/>
          </w:rPrChange>
        </w:rPr>
        <w:t xml:space="preserve"> development</w:t>
      </w:r>
      <w:r w:rsidR="0009271C" w:rsidRPr="00047CFF">
        <w:rPr>
          <w:lang w:val="en-US"/>
          <w:rPrChange w:id="470" w:author="Ekler Péter" w:date="2020-12-02T23:49:00Z">
            <w:rPr/>
          </w:rPrChange>
        </w:rPr>
        <w:t xml:space="preserve">, along popular </w:t>
      </w:r>
      <w:proofErr w:type="gramStart"/>
      <w:r w:rsidR="0009271C" w:rsidRPr="00047CFF">
        <w:rPr>
          <w:lang w:val="en-US"/>
          <w:rPrChange w:id="471" w:author="Ekler Péter" w:date="2020-12-02T23:49:00Z">
            <w:rPr/>
          </w:rPrChange>
        </w:rPr>
        <w:t>trends</w:t>
      </w:r>
      <w:proofErr w:type="gramEnd"/>
      <w:r w:rsidR="0009271C" w:rsidRPr="00047CFF">
        <w:rPr>
          <w:lang w:val="en-US"/>
          <w:rPrChange w:id="472" w:author="Ekler Péter" w:date="2020-12-02T23:49:00Z">
            <w:rPr/>
          </w:rPrChange>
        </w:rPr>
        <w:t xml:space="preserve"> and techniques.</w:t>
      </w:r>
    </w:p>
    <w:p w14:paraId="0FE98BBF" w14:textId="77777777" w:rsidR="001A57BC" w:rsidRDefault="003F5425" w:rsidP="003519B1">
      <w:pPr>
        <w:pStyle w:val="Cmsor1"/>
        <w:pPrChange w:id="473" w:author="Drexler Nándor" w:date="2020-12-03T22:27:00Z">
          <w:pPr>
            <w:pStyle w:val="Cmsor1"/>
          </w:pPr>
        </w:pPrChange>
      </w:pPr>
      <w:bookmarkStart w:id="474" w:name="_Toc332797397"/>
      <w:bookmarkStart w:id="475" w:name="_Toc57927260"/>
      <w:r>
        <w:lastRenderedPageBreak/>
        <w:t>Bevezetés</w:t>
      </w:r>
      <w:bookmarkEnd w:id="474"/>
      <w:bookmarkEnd w:id="475"/>
    </w:p>
    <w:p w14:paraId="0C99DB74" w14:textId="2A68342B" w:rsidR="009808C9" w:rsidRDefault="009808C9" w:rsidP="00877820">
      <w:r>
        <w:t>Egyetemi tanulmányaim során kifejezetten tetszettek a webfejlesztéssel kapcsolatos oktatóanyagok és feladatok</w:t>
      </w:r>
      <w:r w:rsidR="00B747D8">
        <w:t xml:space="preserve">, valamint </w:t>
      </w:r>
      <w:r w:rsidR="00BD091E">
        <w:t xml:space="preserve">a munkaerőpiacon is </w:t>
      </w:r>
      <w:del w:id="476" w:author="Ekler Péter" w:date="2020-12-02T23:50:00Z">
        <w:r w:rsidR="00BD091E" w:rsidDel="00081B9A">
          <w:delText xml:space="preserve">elég </w:delText>
        </w:r>
      </w:del>
      <w:r w:rsidR="00BD091E">
        <w:t xml:space="preserve">keresettek a webes technológiákhoz értő szakemberek. Ezen két tény segített meghozni a döntés, hogy valamilyen webes </w:t>
      </w:r>
      <w:r w:rsidR="002A44BF">
        <w:t>témával</w:t>
      </w:r>
      <w:r w:rsidR="00BD091E">
        <w:t xml:space="preserve"> és abból is</w:t>
      </w:r>
      <w:r w:rsidR="002A44BF">
        <w:t xml:space="preserve"> a</w:t>
      </w:r>
      <w:r w:rsidR="00BD091E">
        <w:t xml:space="preserve"> korszerű</w:t>
      </w:r>
      <w:r w:rsidR="00737156">
        <w:t xml:space="preserve"> és gyakran alkalmazott</w:t>
      </w:r>
      <w:r w:rsidR="00BD091E">
        <w:t xml:space="preserve"> technológiákkal szeretnék foglalkozni.</w:t>
      </w:r>
    </w:p>
    <w:p w14:paraId="1AFDB639" w14:textId="4B66A4E9" w:rsidR="001352A6" w:rsidRDefault="002145AB" w:rsidP="00152CE5">
      <w:r>
        <w:t xml:space="preserve">Egyetemi pályafutásom alatt, </w:t>
      </w:r>
      <w:r w:rsidR="00CF12B2">
        <w:t>több különböző albérletben laktam.</w:t>
      </w:r>
      <w:r w:rsidR="00875D5F">
        <w:t xml:space="preserve"> Mindegyiknek megvoltak a maga előnyei és hátrányai. Például egy a legfelső emeleten elhelyezkedő lakásban általában elég meleg van nyáron, cserébe a nincs felső szomszéd, aki lehetetlen időpontokban hangosan sétáljon felettünk. Egy másik érdekes igény lehet, ha például fontos, hogy legyen a lakásunkhoz közel zöld terület, iskola, óvoda</w:t>
      </w:r>
      <w:r w:rsidR="00DA5CB9">
        <w:t xml:space="preserve"> vagy</w:t>
      </w:r>
      <w:r w:rsidR="00875D5F">
        <w:t xml:space="preserve"> gyógyszertár, akkor egy egészen másfajta </w:t>
      </w:r>
      <w:r w:rsidR="00141B4C">
        <w:t>keresési módot kell alkalmaznunk</w:t>
      </w:r>
      <w:r w:rsidR="009D5C80">
        <w:t>,</w:t>
      </w:r>
      <w:r w:rsidR="00141B4C">
        <w:t xml:space="preserve"> amit a legtöbb már létező </w:t>
      </w:r>
      <w:r w:rsidR="003039D3">
        <w:t>ingatlan hirdető portál</w:t>
      </w:r>
      <w:r w:rsidR="00141B4C">
        <w:t xml:space="preserve"> nem támogat.</w:t>
      </w:r>
      <w:r w:rsidR="00330408">
        <w:t xml:space="preserve"> Itt fogant meg először az ötlet, hogy egy ilyen ingatlanhirdető portált én magam is megpróbáljak implementálni.</w:t>
      </w:r>
    </w:p>
    <w:p w14:paraId="69D3EA72" w14:textId="0C7CF9DF" w:rsidR="00D96522" w:rsidRDefault="00D96522" w:rsidP="003E76AF">
      <w:pPr>
        <w:pStyle w:val="Cmsor2"/>
      </w:pPr>
      <w:bookmarkStart w:id="477" w:name="_Toc332797398"/>
      <w:bookmarkStart w:id="478" w:name="_Toc57927261"/>
      <w:r>
        <w:t>Felhasznált technológiák jelentősége</w:t>
      </w:r>
      <w:bookmarkEnd w:id="478"/>
    </w:p>
    <w:p w14:paraId="2A54CA96" w14:textId="21FD8F50" w:rsidR="00D96522" w:rsidRDefault="00D96522" w:rsidP="00D96522">
      <w:r>
        <w:t xml:space="preserve">A mai világban egyre nagyobb hangsúlyt kapnak a vékonykliens alkalmazások. Ez nem is csoda, hiszen mivel minden modern böngészőt futtató eszköz képes ezek futtatására. A legújabb </w:t>
      </w:r>
      <w:r w:rsidRPr="003D6998">
        <w:rPr>
          <w:i/>
          <w:iCs/>
        </w:rPr>
        <w:t>HTML</w:t>
      </w:r>
      <w:r w:rsidR="003D6998" w:rsidRPr="003D6998">
        <w:rPr>
          <w:i/>
          <w:iCs/>
        </w:rPr>
        <w:t xml:space="preserve"> (</w:t>
      </w:r>
      <w:proofErr w:type="spellStart"/>
      <w:r w:rsidR="003D6998" w:rsidRPr="003D6998">
        <w:rPr>
          <w:i/>
          <w:iCs/>
        </w:rPr>
        <w:t>HyperText</w:t>
      </w:r>
      <w:proofErr w:type="spellEnd"/>
      <w:r w:rsidR="003D6998" w:rsidRPr="003D6998">
        <w:rPr>
          <w:i/>
          <w:iCs/>
        </w:rPr>
        <w:t xml:space="preserve"> </w:t>
      </w:r>
      <w:proofErr w:type="spellStart"/>
      <w:r w:rsidR="003D6998" w:rsidRPr="003D6998">
        <w:rPr>
          <w:i/>
          <w:iCs/>
        </w:rPr>
        <w:t>Markup</w:t>
      </w:r>
      <w:proofErr w:type="spellEnd"/>
      <w:r w:rsidR="003D6998" w:rsidRPr="003D6998">
        <w:rPr>
          <w:i/>
          <w:iCs/>
        </w:rPr>
        <w:t xml:space="preserve"> </w:t>
      </w:r>
      <w:proofErr w:type="spellStart"/>
      <w:r w:rsidR="003D6998" w:rsidRPr="003D6998">
        <w:rPr>
          <w:i/>
          <w:iCs/>
        </w:rPr>
        <w:t>Language</w:t>
      </w:r>
      <w:proofErr w:type="spellEnd"/>
      <w:r w:rsidR="003D6998" w:rsidRPr="003D6998">
        <w:rPr>
          <w:i/>
          <w:iCs/>
        </w:rPr>
        <w:t>)</w:t>
      </w:r>
      <w:r w:rsidRPr="003D6998">
        <w:rPr>
          <w:i/>
          <w:iCs/>
        </w:rPr>
        <w:t xml:space="preserve"> </w:t>
      </w:r>
      <w:r>
        <w:t>és CSS</w:t>
      </w:r>
      <w:r w:rsidR="003D6998">
        <w:t xml:space="preserve"> (</w:t>
      </w:r>
      <w:proofErr w:type="spellStart"/>
      <w:r w:rsidR="004D6759" w:rsidRPr="004D6759">
        <w:rPr>
          <w:i/>
          <w:iCs/>
        </w:rPr>
        <w:t>Cascading</w:t>
      </w:r>
      <w:proofErr w:type="spellEnd"/>
      <w:r w:rsidR="004D6759" w:rsidRPr="004D6759">
        <w:rPr>
          <w:i/>
          <w:iCs/>
        </w:rPr>
        <w:t xml:space="preserve"> </w:t>
      </w:r>
      <w:proofErr w:type="spellStart"/>
      <w:r w:rsidR="004D6759" w:rsidRPr="004D6759">
        <w:rPr>
          <w:i/>
          <w:iCs/>
        </w:rPr>
        <w:t>Style</w:t>
      </w:r>
      <w:proofErr w:type="spellEnd"/>
      <w:r w:rsidR="004D6759" w:rsidRPr="004D6759">
        <w:rPr>
          <w:i/>
          <w:iCs/>
        </w:rPr>
        <w:t xml:space="preserve"> </w:t>
      </w:r>
      <w:proofErr w:type="spellStart"/>
      <w:r w:rsidR="004D6759" w:rsidRPr="004D6759">
        <w:rPr>
          <w:i/>
          <w:iCs/>
        </w:rPr>
        <w:t>Sheets</w:t>
      </w:r>
      <w:proofErr w:type="spellEnd"/>
      <w:r w:rsidR="003D6998">
        <w:t>)</w:t>
      </w:r>
      <w:r>
        <w:t xml:space="preserve"> szabványok támogatják a különböző kijelző méreteket és felbontásokat, így nem csak asztali számítógépen, hanem mobil és tablet eszközökön is kényelmes, intuitív a megjelenő felület. A </w:t>
      </w:r>
      <w:r w:rsidRPr="005F43EE">
        <w:rPr>
          <w:i/>
          <w:iCs/>
        </w:rPr>
        <w:t>JavaScriptnek</w:t>
      </w:r>
      <w:r>
        <w:t xml:space="preserve"> köszönhetően a weboldalak innentől kezdve nem statikus dokumentumok, hanem felhasználó interakciókat kezelő dinamikus felületek. Elméletben ez remekül hangzik, azonban manapság ritkán fejlesztünk így. A gyakorlatban sokkal hatékonyabb a fejlesztés és karbantarthatóbb a kód, ha van egy keretrendszer, ami a fent említett három különböző elemet összefogja. Ilyen keretrendszerek például az </w:t>
      </w:r>
      <w:proofErr w:type="spellStart"/>
      <w:r>
        <w:t>Angular</w:t>
      </w:r>
      <w:proofErr w:type="spellEnd"/>
      <w:r>
        <w:t>, Vue.js vagy amit jelen alkalmazáshoz használtam a React.js. Ez utóbbi a manapság legelterjedtebb ilyen keretrendszer. Az 1. ábrán betekintést nyerünk az elmúlt félévben, hogy alakult a legnépszerűbb keretrendszerek letöltéseinek száma.</w:t>
      </w:r>
    </w:p>
    <w:p w14:paraId="11ECAA0C" w14:textId="77777777" w:rsidR="00D96522" w:rsidRDefault="00D96522" w:rsidP="00D9652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6AD202" wp14:editId="2E076494">
            <wp:extent cx="5214341" cy="2150364"/>
            <wp:effectExtent l="190500" t="190500" r="196215" b="19304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2759" cy="2153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4441C3" w14:textId="4EC271CE" w:rsidR="00D96522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1</w:t>
      </w:r>
      <w:r>
        <w:rPr>
          <w:noProof/>
        </w:rPr>
        <w:fldChar w:fldCharType="end"/>
      </w:r>
      <w:r w:rsidR="00D96522">
        <w:t xml:space="preserve">. ábra: Legnépszerűbb </w:t>
      </w:r>
      <w:r w:rsidR="00D96522" w:rsidRPr="003D6998">
        <w:rPr>
          <w:i/>
          <w:iCs/>
        </w:rPr>
        <w:t>JavaScript</w:t>
      </w:r>
      <w:r w:rsidR="00D96522">
        <w:t xml:space="preserve"> keretrendszerek letöltésének száma</w:t>
      </w:r>
      <w:sdt>
        <w:sdtPr>
          <w:id w:val="-705091489"/>
          <w:citation/>
        </w:sdtPr>
        <w:sdtEndPr/>
        <w:sdtContent>
          <w:r w:rsidR="00D96522">
            <w:fldChar w:fldCharType="begin"/>
          </w:r>
          <w:r w:rsidR="00D96522">
            <w:instrText xml:space="preserve">CITATION react \l 1038 </w:instrText>
          </w:r>
          <w:r w:rsidR="00D96522">
            <w:fldChar w:fldCharType="separate"/>
          </w:r>
          <w:ins w:id="479" w:author="Drexler Nándor" w:date="2020-12-03T22:34:00Z">
            <w:r w:rsidR="00CB49BF">
              <w:rPr>
                <w:noProof/>
              </w:rPr>
              <w:t xml:space="preserve"> </w:t>
            </w:r>
            <w:r w:rsidR="00CB49BF">
              <w:rPr>
                <w:noProof/>
              </w:rPr>
              <w:t>[1]</w:t>
            </w:r>
          </w:ins>
          <w:del w:id="480" w:author="Drexler Nándor" w:date="2020-12-03T22:34:00Z">
            <w:r w:rsidR="005F60F8" w:rsidDel="00CB49BF">
              <w:rPr>
                <w:noProof/>
              </w:rPr>
              <w:delText xml:space="preserve"> [1]</w:delText>
            </w:r>
          </w:del>
          <w:r w:rsidR="00D96522">
            <w:fldChar w:fldCharType="end"/>
          </w:r>
        </w:sdtContent>
      </w:sdt>
    </w:p>
    <w:p w14:paraId="68714832" w14:textId="34DE45AD" w:rsidR="00746508" w:rsidRDefault="00D96522" w:rsidP="00D96522">
      <w:r>
        <w:t xml:space="preserve">A szép felület azonban nem elég a hosszútávon fenntartható működéshez. A bővíthetőség, biztonság és a sebesség is meghatározó tényezők ma már. Ezen felül egy ilyen alkalmazásnál fel kell készülni a módosításokra is. A változó trendekhez, elvárásokhoz minél gyorsabban célszerű alkalmazkodni, illetve folyamatosan fenntartani a fejlesztést, a funkciók bővítését. A biztonságot elsősorban szerver oldali validációk sokaságával, a gyorsaságot pedig a backend teljesítménye mellett, megbízható adatbáziskezelővel lehet garantálni. Adatbázisok tekintetében még mindig a relációs adatbázisok a legelterjedtebbek, azonban számottevő a séma nélküli dokumentum alapú (másnéven </w:t>
      </w:r>
      <w:proofErr w:type="spellStart"/>
      <w:r w:rsidRPr="00395BF6">
        <w:rPr>
          <w:i/>
          <w:iCs/>
        </w:rPr>
        <w:t>NoSQL</w:t>
      </w:r>
      <w:proofErr w:type="spellEnd"/>
      <w:r>
        <w:t>) adatbázisok. Fő előnyük a relációs adatbázisokkal szemben, hogy általában nincs meghatározott séma, ezáltal nincs szükség séma migrációra például egy új funkció hozzáadása esetén</w:t>
      </w:r>
      <w:r w:rsidR="00746508">
        <w:t xml:space="preserve"> és</w:t>
      </w:r>
      <w:r>
        <w:t xml:space="preserve"> jóval egyszerűbb a már élesben működő alkalmazás továbbfejlesztése</w:t>
      </w:r>
      <w:r w:rsidR="00746508">
        <w:t xml:space="preserve">. Ezen előnye miatt döntöttem a </w:t>
      </w:r>
      <w:proofErr w:type="spellStart"/>
      <w:r w:rsidR="00746508" w:rsidRPr="00395BF6">
        <w:rPr>
          <w:i/>
          <w:iCs/>
        </w:rPr>
        <w:t>NoSQL</w:t>
      </w:r>
      <w:proofErr w:type="spellEnd"/>
      <w:r w:rsidR="00746508">
        <w:t xml:space="preserve"> vonal és azon belül is a </w:t>
      </w:r>
      <w:proofErr w:type="spellStart"/>
      <w:r w:rsidR="00746508" w:rsidRPr="00395BF6">
        <w:rPr>
          <w:i/>
          <w:iCs/>
        </w:rPr>
        <w:t>MongoDb</w:t>
      </w:r>
      <w:proofErr w:type="spellEnd"/>
      <w:r w:rsidR="00746508">
        <w:t xml:space="preserve"> mellett.</w:t>
      </w:r>
    </w:p>
    <w:p w14:paraId="271CF165" w14:textId="77777777" w:rsidR="009A434A" w:rsidRDefault="009A434A" w:rsidP="00372ED3">
      <w:pPr>
        <w:keepNext/>
      </w:pPr>
      <w:r>
        <w:rPr>
          <w:noProof/>
        </w:rPr>
        <w:lastRenderedPageBreak/>
        <w:drawing>
          <wp:inline distT="0" distB="0" distL="0" distR="0" wp14:anchorId="73226BCF" wp14:editId="66DFD0AA">
            <wp:extent cx="4418076" cy="3082367"/>
            <wp:effectExtent l="190500" t="190500" r="192405" b="1943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4947" cy="31220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23BBAA" w14:textId="7F7FF0D2" w:rsidR="009A434A" w:rsidRDefault="00964975" w:rsidP="000C3551">
      <w:pPr>
        <w:pStyle w:val="Kpalrs"/>
      </w:pPr>
      <w:r>
        <w:fldChar w:fldCharType="begin"/>
      </w:r>
      <w:r>
        <w:instrText xml:space="preserve"> SEQ ábra \* ARAB</w:instrText>
      </w:r>
      <w:r>
        <w:instrText xml:space="preserve">IC </w:instrText>
      </w:r>
      <w:r>
        <w:fldChar w:fldCharType="separate"/>
      </w:r>
      <w:r w:rsidR="00CB49BF">
        <w:rPr>
          <w:noProof/>
        </w:rPr>
        <w:t>2</w:t>
      </w:r>
      <w:r>
        <w:rPr>
          <w:noProof/>
        </w:rPr>
        <w:fldChar w:fldCharType="end"/>
      </w:r>
      <w:r w:rsidR="009A434A">
        <w:t xml:space="preserve">. ábra: Relációs és dokumentum alapú adatbáziskezelők piaci részesedése (2019) </w:t>
      </w:r>
      <w:sdt>
        <w:sdtPr>
          <w:id w:val="478732071"/>
          <w:citation/>
        </w:sdtPr>
        <w:sdtEndPr/>
        <w:sdtContent>
          <w:r w:rsidR="009A434A">
            <w:fldChar w:fldCharType="begin"/>
          </w:r>
          <w:r w:rsidR="009A434A">
            <w:instrText xml:space="preserve"> CITATION sqlvsnosql \l 1038 </w:instrText>
          </w:r>
          <w:r w:rsidR="009A434A">
            <w:fldChar w:fldCharType="separate"/>
          </w:r>
          <w:r w:rsidR="00CB49BF">
            <w:rPr>
              <w:noProof/>
            </w:rPr>
            <w:t>[2]</w:t>
          </w:r>
          <w:r w:rsidR="009A434A">
            <w:fldChar w:fldCharType="end"/>
          </w:r>
        </w:sdtContent>
      </w:sdt>
    </w:p>
    <w:p w14:paraId="318A8673" w14:textId="11058281" w:rsidR="00D96522" w:rsidRPr="00D96522" w:rsidRDefault="00D96522" w:rsidP="00D96522">
      <w:r>
        <w:t>A szerver oldali validációkat általában a backend üzleti logikája végzi, ezzel megőrzi az adatbázis konzisztenciáját, illetve meggátolja az illetéktelen hozzáféréseket. Még egy alapvető és fontos követelmény, hogy titkosított legyen a kapcsolat (</w:t>
      </w:r>
      <w:r w:rsidRPr="00F52B6C">
        <w:rPr>
          <w:i/>
          <w:iCs/>
        </w:rPr>
        <w:t>https</w:t>
      </w:r>
      <w:r>
        <w:t>) a webszerver és a kliens között, ezáltal elkerülhető, hogy a felhasználók érzékeny adatait, például jelszavakat, e-mail címeket, bankkártya adatokat egy harmadik fél is megismerjen.</w:t>
      </w:r>
      <w:r w:rsidR="00152CE5">
        <w:t xml:space="preserve"> Korábbi tapasztalataim alapján az </w:t>
      </w:r>
      <w:r w:rsidR="00152CE5" w:rsidRPr="00152CE5">
        <w:rPr>
          <w:i/>
          <w:iCs/>
        </w:rPr>
        <w:t xml:space="preserve">Asp.Net </w:t>
      </w:r>
      <w:proofErr w:type="spellStart"/>
      <w:r w:rsidR="00152CE5" w:rsidRPr="00152CE5">
        <w:rPr>
          <w:i/>
          <w:iCs/>
        </w:rPr>
        <w:t>Core</w:t>
      </w:r>
      <w:proofErr w:type="spellEnd"/>
      <w:r w:rsidR="00152CE5">
        <w:t xml:space="preserve"> backend mellett sok érv szólt. A legfőbb érv mellette mégis az volt, hog</w:t>
      </w:r>
      <w:r w:rsidR="00101159">
        <w:t xml:space="preserve">y könnyen felkonfigurálható az előző fejezetben említett </w:t>
      </w:r>
      <w:proofErr w:type="spellStart"/>
      <w:r w:rsidR="00101159" w:rsidRPr="00DA30B8">
        <w:rPr>
          <w:i/>
          <w:iCs/>
        </w:rPr>
        <w:t>MongoDb</w:t>
      </w:r>
      <w:proofErr w:type="spellEnd"/>
      <w:r w:rsidR="00101159">
        <w:t xml:space="preserve"> adatbáziskezelőre.</w:t>
      </w:r>
    </w:p>
    <w:p w14:paraId="68E3E1B9" w14:textId="29F1C262" w:rsidR="00DE222E" w:rsidRDefault="00DE222E" w:rsidP="003E76AF">
      <w:pPr>
        <w:pStyle w:val="Cmsor2"/>
      </w:pPr>
      <w:bookmarkStart w:id="481" w:name="_Toc57927262"/>
      <w:r>
        <w:t>Szakdolgozat tartalma</w:t>
      </w:r>
      <w:bookmarkEnd w:id="481"/>
    </w:p>
    <w:p w14:paraId="3ABAF7AD" w14:textId="4C09F623" w:rsidR="00DE222E" w:rsidRPr="00DE222E" w:rsidRDefault="00052EEF" w:rsidP="00DE222E">
      <w:r>
        <w:t>A dokumentum további fejezetiben a következő témák találhatóak:</w:t>
      </w:r>
    </w:p>
    <w:p w14:paraId="30EF08C5" w14:textId="01EB28BF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A 2. fejezetben a feladatspecifikációról fogok írni, melyben a feladat részletes leírásán túl a program funkcióit foglalom össze és </w:t>
      </w:r>
      <w:r w:rsidR="004D438D">
        <w:t>a használati eseteket</w:t>
      </w:r>
      <w:r>
        <w:t xml:space="preserve"> szemléltetem diagramon. </w:t>
      </w:r>
    </w:p>
    <w:p w14:paraId="5D304BAD" w14:textId="28BDD1DC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A 3. fejezetben részletezem az irodalomkutatást, a megvalósításhoz felhasznált technológiákat, illetve más lehetséges alternatív megoldásokat is, valamint az indoklást egy adott technológia választása mellett. </w:t>
      </w:r>
    </w:p>
    <w:p w14:paraId="20D40B15" w14:textId="2EB6E8D2" w:rsidR="00DE222E" w:rsidRDefault="00DE222E" w:rsidP="00DE222E">
      <w:pPr>
        <w:pStyle w:val="Listaszerbekezds"/>
        <w:numPr>
          <w:ilvl w:val="0"/>
          <w:numId w:val="31"/>
        </w:numPr>
      </w:pPr>
      <w:r>
        <w:lastRenderedPageBreak/>
        <w:t xml:space="preserve">A 4. fejezetben betekintést adok a felsőszintű architektúrába, szemléltetem a rendszer felépítését, különböző komponenseit. </w:t>
      </w:r>
    </w:p>
    <w:p w14:paraId="01B9F94D" w14:textId="5CB77B9C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Ezután az 5. fejezetben a részletes megvalósítás következik. Osztálydiagramon, szekvencia diagramokon és egyéb UML-es eszközökkel szemléltetem az alkalmazás működésének elvét. </w:t>
      </w:r>
    </w:p>
    <w:p w14:paraId="569DBC30" w14:textId="4592F221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A 6. fejezetre maradnak a tesztelések, valamint a felhasználói leírás, képernyőképekkel. </w:t>
      </w:r>
    </w:p>
    <w:p w14:paraId="6A5A9ABC" w14:textId="32DA64F9" w:rsidR="00DE222E" w:rsidRPr="00DE222E" w:rsidRDefault="00DE222E" w:rsidP="00DE222E">
      <w:pPr>
        <w:pStyle w:val="Listaszerbekezds"/>
        <w:numPr>
          <w:ilvl w:val="0"/>
          <w:numId w:val="31"/>
        </w:numPr>
      </w:pPr>
      <w:r>
        <w:t>Végül a 7. fejezetben összefoglalom a munkám eredményét és felvetek néhány továbbfejlesztési lehetőséget.</w:t>
      </w:r>
    </w:p>
    <w:p w14:paraId="67B8AB75" w14:textId="4DF35245" w:rsidR="00877820" w:rsidRDefault="001352A6" w:rsidP="003519B1">
      <w:pPr>
        <w:pStyle w:val="Cmsor1"/>
        <w:rPr>
          <w:ins w:id="482" w:author="Drexler Nándor" w:date="2020-12-03T22:25:00Z"/>
        </w:rPr>
        <w:pPrChange w:id="483" w:author="Drexler Nándor" w:date="2020-12-03T22:27:00Z">
          <w:pPr>
            <w:pStyle w:val="Cmsor1"/>
          </w:pPr>
        </w:pPrChange>
      </w:pPr>
      <w:bookmarkStart w:id="484" w:name="_Toc57927263"/>
      <w:commentRangeStart w:id="485"/>
      <w:r>
        <w:lastRenderedPageBreak/>
        <w:t>Feladatspecifikáció</w:t>
      </w:r>
      <w:bookmarkEnd w:id="484"/>
    </w:p>
    <w:p w14:paraId="0AA81210" w14:textId="06D554FA" w:rsidR="003519B1" w:rsidRPr="00672904" w:rsidRDefault="003519B1" w:rsidP="003519B1">
      <w:pPr>
        <w:rPr>
          <w:noProof/>
          <w:rPrChange w:id="486" w:author="Drexler Nándor" w:date="2020-12-03T22:30:00Z">
            <w:rPr/>
          </w:rPrChange>
        </w:rPr>
        <w:pPrChange w:id="487" w:author="Drexler Nándor" w:date="2020-12-03T22:26:00Z">
          <w:pPr>
            <w:pStyle w:val="Cmsor1"/>
          </w:pPr>
        </w:pPrChange>
      </w:pPr>
      <w:ins w:id="488" w:author="Drexler Nándor" w:date="2020-12-03T22:26:00Z">
        <w:r>
          <w:rPr>
            <w:noProof/>
          </w:rPr>
          <w:t>Ebben a fejezetb</w:t>
        </w:r>
      </w:ins>
      <w:ins w:id="489" w:author="Drexler Nándor" w:date="2020-12-03T22:28:00Z">
        <w:r>
          <w:rPr>
            <w:noProof/>
          </w:rPr>
          <w:t>en</w:t>
        </w:r>
      </w:ins>
      <w:ins w:id="490" w:author="Drexler Nándor" w:date="2020-12-03T22:29:00Z">
        <w:r>
          <w:rPr>
            <w:noProof/>
          </w:rPr>
          <w:t xml:space="preserve"> főleg felhasználói szempontból definiálom az alkalmazás funkcióit, fontosabb felületeit, valamint a használati eseteket</w:t>
        </w:r>
        <w:r w:rsidR="004F46FF">
          <w:rPr>
            <w:noProof/>
          </w:rPr>
          <w:t>.</w:t>
        </w:r>
        <w:r w:rsidR="00672904">
          <w:rPr>
            <w:noProof/>
          </w:rPr>
          <w:t xml:space="preserve"> A </w:t>
        </w:r>
      </w:ins>
      <w:ins w:id="491" w:author="Drexler Nándor" w:date="2020-12-03T22:30:00Z">
        <w:r w:rsidR="00672904">
          <w:rPr>
            <w:noProof/>
          </w:rPr>
          <w:t xml:space="preserve">felületeket drótváz </w:t>
        </w:r>
        <w:r w:rsidR="00672904" w:rsidRPr="00672904">
          <w:rPr>
            <w:i/>
            <w:iCs/>
            <w:noProof/>
            <w:rPrChange w:id="492" w:author="Drexler Nándor" w:date="2020-12-03T22:30:00Z">
              <w:rPr>
                <w:noProof/>
              </w:rPr>
            </w:rPrChange>
          </w:rPr>
          <w:t>(Wireframe)</w:t>
        </w:r>
        <w:r w:rsidR="00672904">
          <w:rPr>
            <w:noProof/>
          </w:rPr>
          <w:t xml:space="preserve"> </w:t>
        </w:r>
      </w:ins>
      <w:ins w:id="493" w:author="Drexler Nándor" w:date="2020-12-03T22:31:00Z">
        <w:r w:rsidR="00672904">
          <w:rPr>
            <w:noProof/>
          </w:rPr>
          <w:t>terveken</w:t>
        </w:r>
      </w:ins>
      <w:ins w:id="494" w:author="Drexler Nándor" w:date="2020-12-03T22:30:00Z">
        <w:r w:rsidR="00672904">
          <w:rPr>
            <w:noProof/>
          </w:rPr>
          <w:t>, valamint a használati eseteket UML</w:t>
        </w:r>
      </w:ins>
      <w:ins w:id="495" w:author="Drexler Nándor" w:date="2020-12-03T22:32:00Z">
        <w:r w:rsidR="007E0C76">
          <w:rPr>
            <w:noProof/>
          </w:rPr>
          <w:t xml:space="preserve"> </w:t>
        </w:r>
        <w:r w:rsidR="007E0C76" w:rsidRPr="007E0C76">
          <w:rPr>
            <w:i/>
            <w:iCs/>
            <w:noProof/>
            <w:rPrChange w:id="496" w:author="Drexler Nándor" w:date="2020-12-03T22:32:00Z">
              <w:rPr>
                <w:noProof/>
              </w:rPr>
            </w:rPrChange>
          </w:rPr>
          <w:t>(</w:t>
        </w:r>
        <w:r w:rsidR="007E0C76" w:rsidRPr="007E0C76">
          <w:rPr>
            <w:i/>
            <w:iCs/>
            <w:noProof/>
            <w:rPrChange w:id="497" w:author="Drexler Nándor" w:date="2020-12-03T22:32:00Z">
              <w:rPr>
                <w:noProof/>
              </w:rPr>
            </w:rPrChange>
          </w:rPr>
          <w:t>Unified Modeling Language</w:t>
        </w:r>
        <w:r w:rsidR="007E0C76" w:rsidRPr="007E0C76">
          <w:rPr>
            <w:i/>
            <w:iCs/>
            <w:noProof/>
            <w:rPrChange w:id="498" w:author="Drexler Nándor" w:date="2020-12-03T22:32:00Z">
              <w:rPr>
                <w:noProof/>
              </w:rPr>
            </w:rPrChange>
          </w:rPr>
          <w:t>)</w:t>
        </w:r>
      </w:ins>
      <w:ins w:id="499" w:author="Drexler Nándor" w:date="2020-12-03T22:30:00Z">
        <w:r w:rsidR="00672904">
          <w:rPr>
            <w:noProof/>
          </w:rPr>
          <w:t xml:space="preserve"> diagramon </w:t>
        </w:r>
      </w:ins>
      <w:ins w:id="500" w:author="Drexler Nándor" w:date="2020-12-03T22:31:00Z">
        <w:r w:rsidR="00672904">
          <w:rPr>
            <w:noProof/>
          </w:rPr>
          <w:t>ábrázolom.</w:t>
        </w:r>
      </w:ins>
    </w:p>
    <w:p w14:paraId="4990E621" w14:textId="0453508A" w:rsidR="008A3762" w:rsidRDefault="000F72DE" w:rsidP="003E76AF">
      <w:pPr>
        <w:pStyle w:val="Cmsor2"/>
      </w:pPr>
      <w:bookmarkStart w:id="501" w:name="_Toc57927264"/>
      <w:r>
        <w:t>Feladat részletes leírása</w:t>
      </w:r>
      <w:commentRangeEnd w:id="485"/>
      <w:r w:rsidR="002717F1">
        <w:rPr>
          <w:rStyle w:val="Jegyzethivatkozs"/>
          <w:rFonts w:cs="Times New Roman"/>
          <w:b w:val="0"/>
          <w:bCs w:val="0"/>
          <w:iCs w:val="0"/>
        </w:rPr>
        <w:commentReference w:id="485"/>
      </w:r>
      <w:bookmarkEnd w:id="501"/>
    </w:p>
    <w:p w14:paraId="0B173DE6" w14:textId="01CA185D" w:rsidR="00D44651" w:rsidRDefault="000F72DE" w:rsidP="00D44651">
      <w:pPr>
        <w:rPr>
          <w:noProof/>
        </w:rPr>
      </w:pPr>
      <w:r>
        <w:rPr>
          <w:noProof/>
        </w:rPr>
        <w:t xml:space="preserve">A feladat </w:t>
      </w:r>
      <w:r w:rsidR="00DF5D77">
        <w:rPr>
          <w:noProof/>
        </w:rPr>
        <w:t>egy ingatlan hirdető</w:t>
      </w:r>
      <w:r>
        <w:rPr>
          <w:noProof/>
        </w:rPr>
        <w:t xml:space="preserve"> webalkalmazás architektúrájának kidolgozása, majd implementációja</w:t>
      </w:r>
      <w:r w:rsidRPr="00BD2D9E">
        <w:rPr>
          <w:noProof/>
        </w:rPr>
        <w:t>.</w:t>
      </w:r>
      <w:r w:rsidR="007B197B">
        <w:rPr>
          <w:noProof/>
        </w:rPr>
        <w:t xml:space="preserve"> A portálon legyen lehetőség hirdetések listázására, keresésésre, rendezésére többféle szempont alapján.</w:t>
      </w:r>
      <w:r w:rsidR="006B4DE1">
        <w:rPr>
          <w:noProof/>
        </w:rPr>
        <w:t xml:space="preserve"> Ezen szempontok lehetnek az ingatlan címe</w:t>
      </w:r>
      <w:r w:rsidR="00293B93">
        <w:rPr>
          <w:noProof/>
        </w:rPr>
        <w:t xml:space="preserve"> (település, kerület),</w:t>
      </w:r>
      <w:r w:rsidR="006B4DE1">
        <w:rPr>
          <w:noProof/>
        </w:rPr>
        <w:t xml:space="preserve"> </w:t>
      </w:r>
      <w:r w:rsidR="00293B93">
        <w:rPr>
          <w:noProof/>
        </w:rPr>
        <w:t xml:space="preserve"> </w:t>
      </w:r>
      <w:r w:rsidR="006B4DE1">
        <w:rPr>
          <w:noProof/>
        </w:rPr>
        <w:t xml:space="preserve">az ingatlan </w:t>
      </w:r>
      <w:r w:rsidR="00293B93">
        <w:rPr>
          <w:noProof/>
        </w:rPr>
        <w:t>ár</w:t>
      </w:r>
      <w:r w:rsidR="006B4DE1">
        <w:rPr>
          <w:noProof/>
        </w:rPr>
        <w:t xml:space="preserve">a minimum és maximum értékkel intervallum keresés, az ingatlan típusa (családi ház, lakás, ikerház, stb. ), valamint a hirdetés leírásában található kulcsszavak </w:t>
      </w:r>
      <w:r w:rsidR="00293B93">
        <w:rPr>
          <w:noProof/>
        </w:rPr>
        <w:t>alapján</w:t>
      </w:r>
      <w:r w:rsidR="006B4DE1">
        <w:rPr>
          <w:noProof/>
        </w:rPr>
        <w:t>.</w:t>
      </w:r>
      <w:r w:rsidR="00F51174">
        <w:rPr>
          <w:noProof/>
        </w:rPr>
        <w:t xml:space="preserve"> </w:t>
      </w:r>
      <w:r w:rsidR="00726047">
        <w:rPr>
          <w:noProof/>
        </w:rPr>
        <w:t>A felhasználók tudjanak feladni hirdetéseket, azokat szerkeszteni</w:t>
      </w:r>
      <w:r w:rsidR="00313FC5">
        <w:rPr>
          <w:noProof/>
        </w:rPr>
        <w:t xml:space="preserve"> illetve törölni</w:t>
      </w:r>
      <w:r w:rsidR="00CE3EA7">
        <w:rPr>
          <w:noProof/>
        </w:rPr>
        <w:t>. A hirdetésekhez képek töltehetők fel, illetve virtuális kreditért cserébe kiemel</w:t>
      </w:r>
      <w:r w:rsidR="00FC1D39">
        <w:rPr>
          <w:noProof/>
        </w:rPr>
        <w:t>hetőek</w:t>
      </w:r>
      <w:r w:rsidR="00094677">
        <w:rPr>
          <w:noProof/>
        </w:rPr>
        <w:t>, előresorolhatóak</w:t>
      </w:r>
      <w:r w:rsidR="00CE3EA7">
        <w:rPr>
          <w:noProof/>
        </w:rPr>
        <w:t>.</w:t>
      </w:r>
      <w:r w:rsidR="00FC1D39">
        <w:rPr>
          <w:noProof/>
        </w:rPr>
        <w:t xml:space="preserve"> </w:t>
      </w:r>
      <w:r w:rsidR="00527B7B">
        <w:rPr>
          <w:noProof/>
        </w:rPr>
        <w:t xml:space="preserve"> </w:t>
      </w:r>
      <w:r w:rsidR="003B712C">
        <w:rPr>
          <w:noProof/>
        </w:rPr>
        <w:t xml:space="preserve">Legyen lehetőség megadni a hirdetett ingatlanok pontos elhelyezkedését a térképen és lehessen ezen elhelyezkedés alapján </w:t>
      </w:r>
      <w:r w:rsidR="00293B93">
        <w:rPr>
          <w:noProof/>
        </w:rPr>
        <w:t xml:space="preserve">is </w:t>
      </w:r>
      <w:r w:rsidR="003B712C">
        <w:rPr>
          <w:noProof/>
        </w:rPr>
        <w:t>keresni ingatlanokat.</w:t>
      </w:r>
      <w:r w:rsidR="00D44651">
        <w:rPr>
          <w:noProof/>
        </w:rPr>
        <w:t xml:space="preserve"> Azon felhasználóknak amelyeknek van aktív hirdetésük, egyenként láthassák, hogy melyik hirdetést hányan tekintették meg.</w:t>
      </w:r>
      <w:r w:rsidR="00B832D8">
        <w:rPr>
          <w:noProof/>
        </w:rPr>
        <w:t xml:space="preserve"> A felhsználók tudjanak üzenetet küldeni egymásnak, a könnyebb kapcsolatfelvétel érdekében.</w:t>
      </w:r>
    </w:p>
    <w:p w14:paraId="4CA2197E" w14:textId="44B8AB2E" w:rsidR="005E6330" w:rsidRPr="005E6330" w:rsidRDefault="000F72DE" w:rsidP="005E6330">
      <w:pPr>
        <w:rPr>
          <w:noProof/>
        </w:rPr>
      </w:pPr>
      <w:r>
        <w:rPr>
          <w:noProof/>
        </w:rPr>
        <w:t>A feladat részét képezi, bizonyos nem funckionális követelmények feltárása, illetve implementálása</w:t>
      </w:r>
      <w:r w:rsidR="004A1CE3">
        <w:rPr>
          <w:noProof/>
        </w:rPr>
        <w:t xml:space="preserve">. </w:t>
      </w:r>
      <w:r w:rsidR="00EA7AAF">
        <w:rPr>
          <w:noProof/>
        </w:rPr>
        <w:t>A</w:t>
      </w:r>
      <w:r w:rsidR="004A1CE3">
        <w:rPr>
          <w:noProof/>
        </w:rPr>
        <w:t xml:space="preserve"> weboldalon nem lehetnek statikus újratöltések</w:t>
      </w:r>
      <w:r w:rsidR="00EA7AAF">
        <w:rPr>
          <w:noProof/>
        </w:rPr>
        <w:t xml:space="preserve">. Szükséges a különböző kijelzőméretek támogatása. </w:t>
      </w:r>
      <w:r w:rsidR="004E3954">
        <w:rPr>
          <w:noProof/>
        </w:rPr>
        <w:t>A bejelentkezés és a regisz</w:t>
      </w:r>
      <w:r w:rsidR="00871932">
        <w:rPr>
          <w:noProof/>
        </w:rPr>
        <w:t>t</w:t>
      </w:r>
      <w:r w:rsidR="004E3954">
        <w:rPr>
          <w:noProof/>
        </w:rPr>
        <w:t>ráció miatt elkerülhetetlen, hogy a backend biztonságos (</w:t>
      </w:r>
      <w:r w:rsidR="004E3954" w:rsidRPr="00F52B6C">
        <w:rPr>
          <w:i/>
          <w:iCs/>
          <w:noProof/>
        </w:rPr>
        <w:t>https</w:t>
      </w:r>
      <w:r w:rsidR="004E3954">
        <w:rPr>
          <w:noProof/>
        </w:rPr>
        <w:t>) kapcsolatot használjon.</w:t>
      </w:r>
      <w:r w:rsidR="00D86D29">
        <w:rPr>
          <w:noProof/>
        </w:rPr>
        <w:t xml:space="preserve"> Az adatok validációját kliens és szerver oldalon is el kell végezni.</w:t>
      </w:r>
      <w:r w:rsidR="00264B46">
        <w:rPr>
          <w:noProof/>
        </w:rPr>
        <w:t xml:space="preserve"> Továbbá az authorizáció és autentikáció kimaradhatatlan lépés bizonyos funkciók esetében. Például a hirdetést csak az a felhasználó szerkeszthesse </w:t>
      </w:r>
      <w:r w:rsidR="005205F0">
        <w:rPr>
          <w:noProof/>
        </w:rPr>
        <w:t xml:space="preserve">vagy törölhesse </w:t>
      </w:r>
      <w:r w:rsidR="00264B46">
        <w:rPr>
          <w:noProof/>
        </w:rPr>
        <w:t>aki ténylegesen fel is adta korábban.</w:t>
      </w:r>
      <w:r w:rsidR="005E6330">
        <w:br w:type="page"/>
      </w:r>
    </w:p>
    <w:p w14:paraId="5551DA60" w14:textId="3F2013BD" w:rsidR="00476CA6" w:rsidRPr="00C949B7" w:rsidRDefault="00D90E27" w:rsidP="003E76AF">
      <w:pPr>
        <w:pStyle w:val="Cmsor2"/>
      </w:pPr>
      <w:bookmarkStart w:id="502" w:name="_Toc57927265"/>
      <w:r w:rsidRPr="00C949B7">
        <w:lastRenderedPageBreak/>
        <w:t>Használati esetek</w:t>
      </w:r>
      <w:bookmarkEnd w:id="502"/>
    </w:p>
    <w:p w14:paraId="6CE24E22" w14:textId="0CAABA58" w:rsidR="00380F50" w:rsidRPr="00163092" w:rsidRDefault="00D96522" w:rsidP="00163092">
      <w:r>
        <w:t xml:space="preserve">Ez az alfejezet a tervezés legelső fázisát tartalmazza. Felmérjük, </w:t>
      </w:r>
      <w:r w:rsidR="003E1723">
        <w:t>hogy a felhasználó milyen interakciókat végezhet az alkalmazásunkkal, ezzel segítve a terv</w:t>
      </w:r>
      <w:r w:rsidR="00730966">
        <w:t>ezés későbbi fázisait</w:t>
      </w:r>
      <w:r w:rsidR="003E1723">
        <w:t>.</w:t>
      </w:r>
      <w:bookmarkStart w:id="503" w:name="_Ref433098485"/>
    </w:p>
    <w:p w14:paraId="3603F4A6" w14:textId="6FF03306" w:rsidR="000E1386" w:rsidRPr="00957166" w:rsidRDefault="000E1386" w:rsidP="00722D7B">
      <w:pPr>
        <w:pStyle w:val="Cmsor3"/>
      </w:pPr>
      <w:bookmarkStart w:id="504" w:name="_Toc57927266"/>
      <w:r w:rsidRPr="00957166">
        <w:t>Hirdetések keresése</w:t>
      </w:r>
      <w:bookmarkEnd w:id="504"/>
    </w:p>
    <w:p w14:paraId="140F91D8" w14:textId="4C27097A" w:rsidR="000E1386" w:rsidRDefault="000E1386" w:rsidP="000E1386">
      <w:r>
        <w:t>Alapvető elvárás, hogy</w:t>
      </w:r>
      <w:r w:rsidR="002D245E">
        <w:t xml:space="preserve"> a felhasználók</w:t>
      </w:r>
      <w:r>
        <w:t xml:space="preserve"> meg tudj</w:t>
      </w:r>
      <w:r w:rsidR="002D245E">
        <w:t>ák</w:t>
      </w:r>
      <w:r>
        <w:t xml:space="preserve"> tekinteni az aktív hirdetéseket és keresni is tudj</w:t>
      </w:r>
      <w:r w:rsidR="002D245E">
        <w:t>anak</w:t>
      </w:r>
      <w:r>
        <w:t xml:space="preserve"> közöttük, </w:t>
      </w:r>
      <w:r w:rsidR="00857E1D">
        <w:t xml:space="preserve">a </w:t>
      </w:r>
      <w:r w:rsidR="00CE704C">
        <w:t>korábban említett</w:t>
      </w:r>
      <w:r>
        <w:t xml:space="preserve"> paraméterek alapján.</w:t>
      </w:r>
      <w:r w:rsidR="0067068B">
        <w:t xml:space="preserve"> Ezt a funkciót nem szükséges még </w:t>
      </w:r>
      <w:r w:rsidR="00E81D3C">
        <w:t>bejelentkezéshez</w:t>
      </w:r>
      <w:r w:rsidR="0067068B">
        <w:t xml:space="preserve"> sem kötni.</w:t>
      </w:r>
      <w:r w:rsidR="00FE5560">
        <w:t xml:space="preserve"> </w:t>
      </w:r>
      <w:r w:rsidR="00FB2645">
        <w:t>A rendezési funkció is megtalálható szinte már minden hirdető portálon.</w:t>
      </w:r>
      <w:r>
        <w:t xml:space="preserve"> Általában az ingatlan</w:t>
      </w:r>
      <w:r w:rsidR="007C4C89">
        <w:t>portálok</w:t>
      </w:r>
      <w:r>
        <w:t xml:space="preserve"> három fő rendezési elvet szoktunk </w:t>
      </w:r>
      <w:r w:rsidR="007C4C89">
        <w:t>követnek,</w:t>
      </w:r>
      <w:r>
        <w:t xml:space="preserve"> a feltöltés ideje, a vételár, vagy az alapterület mérete szerint.</w:t>
      </w:r>
      <w:r w:rsidR="00FE5560">
        <w:t xml:space="preserve"> Első körben csak a „legújabb”, az „ár szerint növekvő” és „ár szerint csökkenő” rendezéseket terveztem bele, de a lehetőséget mindenképp fenntartom, további rendezési elvek bevezetésére.</w:t>
      </w:r>
    </w:p>
    <w:p w14:paraId="7F0E9E1B" w14:textId="77777777" w:rsidR="00392EC3" w:rsidRDefault="00392EC3" w:rsidP="00392EC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74C0D14" wp14:editId="6B9EA8E1">
            <wp:extent cx="5114222" cy="2238375"/>
            <wp:effectExtent l="190500" t="190500" r="182245" b="18097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5750" cy="22871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238EC" w14:textId="3506C0F1" w:rsidR="00392EC3" w:rsidRDefault="00392EC3" w:rsidP="000C3551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B49BF">
        <w:rPr>
          <w:noProof/>
        </w:rPr>
        <w:t>3</w:t>
      </w:r>
      <w:r>
        <w:rPr>
          <w:noProof/>
        </w:rPr>
        <w:fldChar w:fldCharType="end"/>
      </w:r>
      <w:r>
        <w:t>. ábra: Ingatlanok keresése oldal drótváza</w:t>
      </w:r>
    </w:p>
    <w:p w14:paraId="2839DE02" w14:textId="77777777" w:rsidR="00042FF2" w:rsidRDefault="00297898" w:rsidP="00042FF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49EC05" wp14:editId="3E968801">
            <wp:extent cx="5400040" cy="2683510"/>
            <wp:effectExtent l="190500" t="190500" r="181610" b="19304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3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0E6B9E" w14:textId="0609065D" w:rsidR="00297898" w:rsidRPr="00297898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4</w:t>
      </w:r>
      <w:r>
        <w:rPr>
          <w:noProof/>
        </w:rPr>
        <w:fldChar w:fldCharType="end"/>
      </w:r>
      <w:r w:rsidR="00042FF2">
        <w:t>. ábra: Ingatlan részletei oldal</w:t>
      </w:r>
      <w:r w:rsidR="00DA0D6A">
        <w:t xml:space="preserve"> drótváza</w:t>
      </w:r>
    </w:p>
    <w:p w14:paraId="616771F4" w14:textId="3D097C0A" w:rsidR="00BF0083" w:rsidRDefault="00BF0083" w:rsidP="00722D7B">
      <w:pPr>
        <w:pStyle w:val="Cmsor3"/>
      </w:pPr>
      <w:bookmarkStart w:id="505" w:name="_Toc57927267"/>
      <w:r>
        <w:t>Hirdetés feladása, módosítása</w:t>
      </w:r>
      <w:bookmarkEnd w:id="505"/>
    </w:p>
    <w:p w14:paraId="2FE86A32" w14:textId="6A39977A" w:rsidR="00BF0083" w:rsidRDefault="00BF0083" w:rsidP="00BF0083">
      <w:r>
        <w:t xml:space="preserve">Hogyha tovább </w:t>
      </w:r>
      <w:r w:rsidR="00F36E94">
        <w:t>folytatom</w:t>
      </w:r>
      <w:r>
        <w:t>, gondolatmene</w:t>
      </w:r>
      <w:r w:rsidR="00F36E94">
        <w:t>temet</w:t>
      </w:r>
      <w:r>
        <w:t xml:space="preserve"> hamar nyilvánvalóvá válik, fel is kell adni azokat a hirdetéseket a felhasználóknak. A hirdetés feladását célszerű mindenképp egy előzetes regisztrációhoz, valamint bejelentkezéshez kötni.</w:t>
      </w:r>
      <w:r w:rsidR="00430561">
        <w:t xml:space="preserve"> Az elgépeléseken túl előfordul, hogy menet közben csökkenteni szeretné a felhasználó a meghirdetett irányárat, ha például nagyon csekély az érdeklődés és egyre sürgetőbb lenne az eladás</w:t>
      </w:r>
      <w:r w:rsidR="006B7F26">
        <w:t>, ezért erre is biztosítani kell a lehetőséget.</w:t>
      </w:r>
      <w:r w:rsidR="00982513">
        <w:t xml:space="preserve"> </w:t>
      </w:r>
      <w:r w:rsidR="009D5199">
        <w:t xml:space="preserve">A </w:t>
      </w:r>
      <w:r w:rsidR="00982513">
        <w:t>hirdetés</w:t>
      </w:r>
      <w:r w:rsidR="009D5199">
        <w:t>ek szerkeszthetőségéhez</w:t>
      </w:r>
      <w:r w:rsidR="00982513">
        <w:t xml:space="preserve"> szorosan kapcsolódik a követelményekben felvázolt képfeltöltés és hirdetés kiemelése funkció</w:t>
      </w:r>
      <w:r w:rsidR="00F45D34">
        <w:t>, tehát jó eséllyel ezen funkciók is módosítás felületről legyenek elérhetőek.</w:t>
      </w:r>
    </w:p>
    <w:p w14:paraId="667C4935" w14:textId="77777777" w:rsidR="006D4FE3" w:rsidRDefault="006D4FE3" w:rsidP="006D4FE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3F21D6" wp14:editId="6FDF1C33">
            <wp:extent cx="4448175" cy="3258609"/>
            <wp:effectExtent l="190500" t="190500" r="180975" b="18986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757" cy="3293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0EE1E" w14:textId="0BF837AF" w:rsidR="006D4FE3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5</w:t>
      </w:r>
      <w:r>
        <w:rPr>
          <w:noProof/>
        </w:rPr>
        <w:fldChar w:fldCharType="end"/>
      </w:r>
      <w:r w:rsidR="006D4FE3">
        <w:t>. ábra: Hirdetés feladása felület drótváz</w:t>
      </w:r>
    </w:p>
    <w:p w14:paraId="122119CC" w14:textId="77777777" w:rsidR="00F83D95" w:rsidRDefault="00F83D95" w:rsidP="00F83D9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C7910E7" wp14:editId="45CE7850">
            <wp:extent cx="4456995" cy="3792006"/>
            <wp:effectExtent l="190500" t="190500" r="191770" b="18986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019" cy="38269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488D08" w14:textId="6D1196E5" w:rsidR="00F83D95" w:rsidRPr="00BF0083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6</w:t>
      </w:r>
      <w:r>
        <w:rPr>
          <w:noProof/>
        </w:rPr>
        <w:fldChar w:fldCharType="end"/>
      </w:r>
      <w:r w:rsidR="00F83D95">
        <w:t>. ábra: Hirdetés szerkesztés felület drótváza</w:t>
      </w:r>
    </w:p>
    <w:p w14:paraId="1560CB9A" w14:textId="114095E0" w:rsidR="008B278F" w:rsidRDefault="008B278F" w:rsidP="00722D7B">
      <w:pPr>
        <w:pStyle w:val="Cmsor3"/>
      </w:pPr>
      <w:bookmarkStart w:id="506" w:name="_Toc57927268"/>
      <w:r>
        <w:lastRenderedPageBreak/>
        <w:t>A hirdető adatlapja és értékelése</w:t>
      </w:r>
      <w:bookmarkEnd w:id="506"/>
    </w:p>
    <w:p w14:paraId="79866683" w14:textId="77777777" w:rsidR="000C3551" w:rsidRDefault="00515F81" w:rsidP="000C3551">
      <w:pPr>
        <w:keepNext/>
        <w:ind w:firstLine="0"/>
      </w:pPr>
      <w:r>
        <w:t>Megfogalmazódott bennem egy olyan ötlet, hogy ha már regisztráció szükséges a hirdetések feladásához, lehessen értékel</w:t>
      </w:r>
      <w:r w:rsidR="0024226F">
        <w:t>éseket leadni a felhasználókra és ezek az értékelések nyilvánosan is megtekinthetőek legyenek.</w:t>
      </w:r>
      <w:r w:rsidR="000D0143">
        <w:t xml:space="preserve"> Ez nagyban segíti az új felhasználókat és esetleg felesleges köröket spórolhat meg egy megbízhatatlan eladó esetén.</w:t>
      </w:r>
      <w:r w:rsidR="00F533E1">
        <w:t xml:space="preserve"> Három fajta értékelés adható le, pozitív, negatív és semleges</w:t>
      </w:r>
      <w:r w:rsidR="00D44651">
        <w:t xml:space="preserve">, mindegyikhez fűzhető egy komment, amelyben a felhasználó kifejezheti elégedettségét, avagy </w:t>
      </w:r>
      <w:r w:rsidR="00506B3B">
        <w:t>részletezheti mivel volt probléma.</w:t>
      </w:r>
      <w:r w:rsidR="00F41E60">
        <w:t xml:space="preserve"> Ezen értékelések megtekintését nem tartottam szükségesnek regisztrációhoz kötni, ellenben értékelést írni csak bejelentkezett felhasználó tud.</w:t>
      </w:r>
    </w:p>
    <w:p w14:paraId="5198334F" w14:textId="03193802" w:rsidR="000C3551" w:rsidRDefault="000C3551" w:rsidP="000C355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6678FA0" wp14:editId="65ADE8A2">
            <wp:extent cx="5257800" cy="1758371"/>
            <wp:effectExtent l="190500" t="190500" r="190500" b="18478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9155" cy="17588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5A1D23" w14:textId="08E51F11" w:rsidR="00CF34BF" w:rsidRPr="000330E3" w:rsidRDefault="001D2BBA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7</w:t>
      </w:r>
      <w:r>
        <w:rPr>
          <w:noProof/>
        </w:rPr>
        <w:fldChar w:fldCharType="end"/>
      </w:r>
      <w:r w:rsidR="000C3551">
        <w:t>. ábra: Bejelentkezés felület drótváza</w:t>
      </w:r>
    </w:p>
    <w:p w14:paraId="3BD19CFD" w14:textId="50EBB3B6" w:rsidR="00BF0083" w:rsidRDefault="00BF0083" w:rsidP="00722D7B">
      <w:pPr>
        <w:pStyle w:val="Cmsor3"/>
      </w:pPr>
      <w:bookmarkStart w:id="507" w:name="_Toc57927269"/>
      <w:proofErr w:type="spellStart"/>
      <w:r w:rsidRPr="00045B54">
        <w:t>Use</w:t>
      </w:r>
      <w:proofErr w:type="spellEnd"/>
      <w:r w:rsidRPr="00045B54">
        <w:t xml:space="preserve"> </w:t>
      </w:r>
      <w:proofErr w:type="spellStart"/>
      <w:r w:rsidRPr="00045B54">
        <w:t>Case</w:t>
      </w:r>
      <w:proofErr w:type="spellEnd"/>
      <w:r>
        <w:t xml:space="preserve"> diagram</w:t>
      </w:r>
      <w:bookmarkEnd w:id="507"/>
    </w:p>
    <w:p w14:paraId="66AE2EA5" w14:textId="38502971" w:rsidR="00BF0083" w:rsidRDefault="00BF0083" w:rsidP="00BF0083">
      <w:r>
        <w:t>A feladat felmérése után az alábbi (</w:t>
      </w:r>
      <w:r w:rsidR="00CA3AD8">
        <w:t>8</w:t>
      </w:r>
      <w:r>
        <w:t>. áb</w:t>
      </w:r>
      <w:r w:rsidR="002B5A35">
        <w:t>r</w:t>
      </w:r>
      <w:r>
        <w:t xml:space="preserve">án) látható </w:t>
      </w:r>
      <w:proofErr w:type="spellStart"/>
      <w:r w:rsidRPr="00112732">
        <w:rPr>
          <w:i/>
          <w:iCs/>
        </w:rPr>
        <w:t>use</w:t>
      </w:r>
      <w:proofErr w:type="spellEnd"/>
      <w:r w:rsidRPr="00112732">
        <w:rPr>
          <w:i/>
          <w:iCs/>
        </w:rPr>
        <w:t xml:space="preserve"> </w:t>
      </w:r>
      <w:proofErr w:type="spellStart"/>
      <w:r w:rsidRPr="00112732">
        <w:rPr>
          <w:i/>
          <w:iCs/>
        </w:rPr>
        <w:t>case</w:t>
      </w:r>
      <w:proofErr w:type="spellEnd"/>
      <w:r>
        <w:t xml:space="preserve"> diagramot készítettem. Bár a funkcionalitást nem fedi le teljes egészeben, a lényeges felhasználói interakciókat tartalmazza. A struktúrát igyekeztem úgy felépíteni, hogy tükrözze az alkalmazás felületének struktúráját. Például, ha a hirdetés feladása felület csak a bejelentkezés után érhető el, a hirdetés módosítása (és annak további funkciói) pedig csak azután, ha már legalább egy hirdetést feladtunk.</w:t>
      </w:r>
    </w:p>
    <w:p w14:paraId="3F078F4B" w14:textId="77777777" w:rsidR="00BF0083" w:rsidRDefault="00BF0083" w:rsidP="00ED5B0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ED9D77" wp14:editId="05888174">
            <wp:extent cx="5199136" cy="4840351"/>
            <wp:effectExtent l="190500" t="190500" r="192405" b="18923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688" cy="48492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2D61A3" w14:textId="4FCAEF39" w:rsidR="00BF0083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8</w:t>
      </w:r>
      <w:r>
        <w:rPr>
          <w:noProof/>
        </w:rPr>
        <w:fldChar w:fldCharType="end"/>
      </w:r>
      <w:r w:rsidR="00BF0083">
        <w:t xml:space="preserve">. ábra: </w:t>
      </w:r>
      <w:proofErr w:type="spellStart"/>
      <w:r w:rsidR="00BF0083" w:rsidRPr="00535E5F">
        <w:t>Use</w:t>
      </w:r>
      <w:proofErr w:type="spellEnd"/>
      <w:r w:rsidR="00BF0083" w:rsidRPr="00535E5F">
        <w:t xml:space="preserve"> </w:t>
      </w:r>
      <w:proofErr w:type="spellStart"/>
      <w:r w:rsidR="00BF0083" w:rsidRPr="00535E5F">
        <w:t>case</w:t>
      </w:r>
      <w:proofErr w:type="spellEnd"/>
      <w:r w:rsidR="00BF0083" w:rsidRPr="00535E5F">
        <w:t xml:space="preserve"> diagram</w:t>
      </w:r>
    </w:p>
    <w:p w14:paraId="288A7EBD" w14:textId="564B6759" w:rsidR="002841F9" w:rsidRDefault="00A81E79" w:rsidP="003519B1">
      <w:pPr>
        <w:pStyle w:val="Cmsor1"/>
        <w:pPrChange w:id="508" w:author="Drexler Nándor" w:date="2020-12-03T22:27:00Z">
          <w:pPr>
            <w:pStyle w:val="Cmsor1"/>
          </w:pPr>
        </w:pPrChange>
      </w:pPr>
      <w:bookmarkStart w:id="509" w:name="_Toc57927270"/>
      <w:bookmarkEnd w:id="477"/>
      <w:bookmarkEnd w:id="503"/>
      <w:r>
        <w:lastRenderedPageBreak/>
        <w:t>Felhasznált technológiák</w:t>
      </w:r>
      <w:bookmarkEnd w:id="509"/>
    </w:p>
    <w:p w14:paraId="5C395708" w14:textId="51CB3EB4" w:rsidR="00155DCD" w:rsidRPr="00155DCD" w:rsidRDefault="00BF6A54" w:rsidP="00155DCD">
      <w:r>
        <w:t>Manapság egy webalkalmazás alatt nem a klasszikus értelemben vett weboldalt értjük. A modern weboldalak</w:t>
      </w:r>
      <w:r w:rsidR="00F111FA">
        <w:t xml:space="preserve"> ma már alapvetően az </w:t>
      </w:r>
      <w:r w:rsidR="00F111FA" w:rsidRPr="00641636">
        <w:rPr>
          <w:i/>
          <w:iCs/>
        </w:rPr>
        <w:t>SPA (</w:t>
      </w:r>
      <w:proofErr w:type="spellStart"/>
      <w:r w:rsidR="00F111FA" w:rsidRPr="00641636">
        <w:rPr>
          <w:i/>
          <w:iCs/>
        </w:rPr>
        <w:t>Single</w:t>
      </w:r>
      <w:proofErr w:type="spellEnd"/>
      <w:r w:rsidR="00F111FA" w:rsidRPr="00641636">
        <w:rPr>
          <w:i/>
          <w:iCs/>
        </w:rPr>
        <w:t xml:space="preserve"> Page </w:t>
      </w:r>
      <w:proofErr w:type="spellStart"/>
      <w:r w:rsidR="00F111FA" w:rsidRPr="00641636">
        <w:rPr>
          <w:i/>
          <w:iCs/>
        </w:rPr>
        <w:t>Application</w:t>
      </w:r>
      <w:proofErr w:type="spellEnd"/>
      <w:r w:rsidR="00F111FA" w:rsidRPr="00641636">
        <w:rPr>
          <w:i/>
          <w:iCs/>
        </w:rPr>
        <w:t>)</w:t>
      </w:r>
      <w:r w:rsidR="00F111FA">
        <w:t xml:space="preserve"> megközelítést alkalmazzák, ugyanis így natív érzetű gyors, reszponzív webes felületet kapnak a felhasználók.</w:t>
      </w:r>
      <w:r w:rsidR="00030B72">
        <w:t xml:space="preserve"> Ahhoz, hogy ez működőképes legyen mindenképp szükség van egy webszerverre, amely kiszolgálja a kliensek kéréseit, illetve gondoskodik a felhasználók hitelesítéséről és az adatok validációjáról.</w:t>
      </w:r>
      <w:r w:rsidR="00F111FA">
        <w:t xml:space="preserve"> </w:t>
      </w:r>
      <w:r w:rsidR="007B2A0F">
        <w:t>Miután nagy mennyiségű adatokkal dolgozunk, elengedhetetlen egy megbízható adatbáziskezelő ren</w:t>
      </w:r>
      <w:r w:rsidR="00493026">
        <w:t>d</w:t>
      </w:r>
      <w:r w:rsidR="007B2A0F">
        <w:t>szer.</w:t>
      </w:r>
    </w:p>
    <w:p w14:paraId="4C20FEBA" w14:textId="3B55ADC1" w:rsidR="00A81E79" w:rsidRDefault="00A81E79" w:rsidP="003E76AF">
      <w:pPr>
        <w:pStyle w:val="Cmsor2"/>
      </w:pPr>
      <w:bookmarkStart w:id="510" w:name="_Toc57927271"/>
      <w:proofErr w:type="spellStart"/>
      <w:r w:rsidRPr="00A81E79">
        <w:t>MongoDb</w:t>
      </w:r>
      <w:bookmarkEnd w:id="510"/>
      <w:proofErr w:type="spellEnd"/>
    </w:p>
    <w:p w14:paraId="31A66BDD" w14:textId="2D08F6AC" w:rsidR="00395BF6" w:rsidRDefault="00BF6A54" w:rsidP="00395BF6">
      <w:r>
        <w:t xml:space="preserve">Mint korábban </w:t>
      </w:r>
      <w:r w:rsidR="00E46566">
        <w:t>említtetettem a relációs</w:t>
      </w:r>
      <w:r w:rsidR="0080575C">
        <w:t xml:space="preserve"> (</w:t>
      </w:r>
      <w:r w:rsidR="0080575C" w:rsidRPr="0080575C">
        <w:rPr>
          <w:i/>
          <w:iCs/>
        </w:rPr>
        <w:t>SQL</w:t>
      </w:r>
      <w:r w:rsidR="0080575C">
        <w:t>)</w:t>
      </w:r>
      <w:r w:rsidR="00E46566">
        <w:t xml:space="preserve"> adatbáziskezelők mellett jelentős a dokumentum alapú</w:t>
      </w:r>
      <w:r w:rsidR="0080575C">
        <w:t xml:space="preserve"> (</w:t>
      </w:r>
      <w:proofErr w:type="spellStart"/>
      <w:r w:rsidR="0080575C" w:rsidRPr="0080575C">
        <w:rPr>
          <w:i/>
          <w:iCs/>
        </w:rPr>
        <w:t>NoSQL</w:t>
      </w:r>
      <w:proofErr w:type="spellEnd"/>
      <w:r w:rsidR="0080575C">
        <w:t>)</w:t>
      </w:r>
      <w:r w:rsidR="00E46566">
        <w:t xml:space="preserve"> adatbáziskezelők térnyerése</w:t>
      </w:r>
      <w:r w:rsidR="009A434A">
        <w:t>.</w:t>
      </w:r>
      <w:r w:rsidR="00C7669E">
        <w:t xml:space="preserve"> Az</w:t>
      </w:r>
      <w:r w:rsidR="002A62BC">
        <w:t xml:space="preserve"> </w:t>
      </w:r>
      <w:r w:rsidR="002A62BC" w:rsidRPr="00CE5DD4">
        <w:rPr>
          <w:i/>
          <w:iCs/>
        </w:rPr>
        <w:t>SQL</w:t>
      </w:r>
      <w:r w:rsidR="002A62BC">
        <w:t xml:space="preserve"> (</w:t>
      </w:r>
      <w:proofErr w:type="spellStart"/>
      <w:r w:rsidR="002A62BC" w:rsidRPr="002A62BC">
        <w:rPr>
          <w:i/>
          <w:iCs/>
        </w:rPr>
        <w:t>Structured</w:t>
      </w:r>
      <w:proofErr w:type="spellEnd"/>
      <w:r w:rsidR="002A62BC" w:rsidRPr="002A62BC">
        <w:rPr>
          <w:i/>
          <w:iCs/>
        </w:rPr>
        <w:t xml:space="preserve"> </w:t>
      </w:r>
      <w:proofErr w:type="spellStart"/>
      <w:r w:rsidR="002A62BC" w:rsidRPr="002A62BC">
        <w:rPr>
          <w:i/>
          <w:iCs/>
        </w:rPr>
        <w:t>Query</w:t>
      </w:r>
      <w:proofErr w:type="spellEnd"/>
      <w:r w:rsidR="002A62BC" w:rsidRPr="002A62BC">
        <w:rPr>
          <w:i/>
          <w:iCs/>
        </w:rPr>
        <w:t xml:space="preserve"> </w:t>
      </w:r>
      <w:proofErr w:type="spellStart"/>
      <w:r w:rsidR="002A62BC" w:rsidRPr="002A62BC">
        <w:rPr>
          <w:i/>
          <w:iCs/>
        </w:rPr>
        <w:t>Language</w:t>
      </w:r>
      <w:proofErr w:type="spellEnd"/>
      <w:r w:rsidR="002A62BC">
        <w:t>)</w:t>
      </w:r>
      <w:r w:rsidR="00395BF6">
        <w:t xml:space="preserve"> </w:t>
      </w:r>
      <w:sdt>
        <w:sdtPr>
          <w:id w:val="602765263"/>
          <w:citation/>
        </w:sdtPr>
        <w:sdtEndPr/>
        <w:sdtContent>
          <w:r w:rsidR="00830C9E">
            <w:fldChar w:fldCharType="begin"/>
          </w:r>
          <w:r w:rsidR="00830C9E">
            <w:instrText xml:space="preserve"> CITATION sql \l 1038 </w:instrText>
          </w:r>
          <w:r w:rsidR="00830C9E">
            <w:fldChar w:fldCharType="separate"/>
          </w:r>
          <w:r w:rsidR="00CB49BF">
            <w:rPr>
              <w:noProof/>
            </w:rPr>
            <w:t>[3]</w:t>
          </w:r>
          <w:r w:rsidR="00830C9E">
            <w:fldChar w:fldCharType="end"/>
          </w:r>
        </w:sdtContent>
      </w:sdt>
      <w:r w:rsidR="00830C9E">
        <w:t xml:space="preserve"> </w:t>
      </w:r>
      <w:r w:rsidR="00C7669E">
        <w:t xml:space="preserve">alapvetően a relációs adatbázisok standard lekérdező nyelvét jelenti, azonban az angol nyelvű irodalmakban gyakran relációs adatbázisokat </w:t>
      </w:r>
      <w:r w:rsidR="00C7669E" w:rsidRPr="00C7669E">
        <w:rPr>
          <w:i/>
          <w:iCs/>
        </w:rPr>
        <w:t>SQL</w:t>
      </w:r>
      <w:r w:rsidR="00C7669E">
        <w:t xml:space="preserve"> adatbázisokként, míg a dokumentum alapú adatbázisokat </w:t>
      </w:r>
      <w:proofErr w:type="spellStart"/>
      <w:r w:rsidR="00C7669E" w:rsidRPr="00C7669E">
        <w:rPr>
          <w:i/>
          <w:iCs/>
        </w:rPr>
        <w:t>NoSQL</w:t>
      </w:r>
      <w:proofErr w:type="spellEnd"/>
      <w:r w:rsidR="00C7669E">
        <w:t xml:space="preserve"> adatbázisokként emlegetik, ezért itt is használom ezeket a kifejezéseket. </w:t>
      </w:r>
      <w:r w:rsidR="0040234D">
        <w:t xml:space="preserve"> N</w:t>
      </w:r>
      <w:r w:rsidR="00E56D53">
        <w:t>em lehet egyértelműen kijelenti, hogy egyik jobb a másiknál ugyanis kettő teljesen eltérő megközelítést alkalmazunk.</w:t>
      </w:r>
      <w:r w:rsidR="007341E0">
        <w:t xml:space="preserve"> A relációs adatbázisok esetében általában a vertikális skálázhatóság és a magasfokú konzisztencia van előtérben. Ezen konzisztencia fenntartásáért az </w:t>
      </w:r>
      <w:r w:rsidR="007341E0" w:rsidRPr="007341E0">
        <w:rPr>
          <w:i/>
          <w:iCs/>
        </w:rPr>
        <w:t>SQL</w:t>
      </w:r>
      <w:r w:rsidR="007341E0">
        <w:t xml:space="preserve"> adatbáziskezelő rendszernek nagy mennyiségű karbantartási feladatot kell végeznie.</w:t>
      </w:r>
      <w:r w:rsidR="0080575C">
        <w:t xml:space="preserve"> </w:t>
      </w:r>
      <w:r w:rsidR="00467381">
        <w:t>A</w:t>
      </w:r>
      <w:r w:rsidR="0080575C">
        <w:t xml:space="preserve"> </w:t>
      </w:r>
      <w:proofErr w:type="spellStart"/>
      <w:r w:rsidR="0080575C" w:rsidRPr="00467381">
        <w:rPr>
          <w:i/>
          <w:iCs/>
        </w:rPr>
        <w:t>NoSQL</w:t>
      </w:r>
      <w:proofErr w:type="spellEnd"/>
      <w:r w:rsidR="00467381">
        <w:rPr>
          <w:i/>
          <w:iCs/>
        </w:rPr>
        <w:t xml:space="preserve"> </w:t>
      </w:r>
      <w:r w:rsidR="00467381">
        <w:t xml:space="preserve">adatbázisokat úgy tervezték, hogy flexibilisek és minél gyorsabbak legyenek. </w:t>
      </w:r>
      <w:r w:rsidR="009C2176">
        <w:t xml:space="preserve">Kevesebb a </w:t>
      </w:r>
      <w:r w:rsidR="000E298E">
        <w:t>kényszer,</w:t>
      </w:r>
      <w:r w:rsidR="009C2176">
        <w:t xml:space="preserve"> mint a relációsok esetében, amely a konzisztencia többletköltségeit csökkenti. </w:t>
      </w:r>
      <w:r w:rsidR="008624CD">
        <w:t xml:space="preserve">Ez a sebességnövekedés főleg akkor jelentős, ha kulcs-érték párokat tárolunk az adatbázisban. </w:t>
      </w:r>
      <w:r w:rsidR="00B70E19">
        <w:t xml:space="preserve">Ugyanakkor a </w:t>
      </w:r>
      <w:proofErr w:type="spellStart"/>
      <w:r w:rsidR="00B70E19" w:rsidRPr="00B70E19">
        <w:rPr>
          <w:i/>
          <w:iCs/>
        </w:rPr>
        <w:t>NoSQL</w:t>
      </w:r>
      <w:proofErr w:type="spellEnd"/>
      <w:r w:rsidR="008624CD" w:rsidRPr="00B70E19">
        <w:rPr>
          <w:i/>
          <w:iCs/>
        </w:rPr>
        <w:t xml:space="preserve"> </w:t>
      </w:r>
      <w:r w:rsidR="00B70E19">
        <w:t xml:space="preserve">adatbáziskezelők esetében nem mindig támogatottak az </w:t>
      </w:r>
      <w:r w:rsidR="00B70E19" w:rsidRPr="00B70E19">
        <w:rPr>
          <w:i/>
          <w:iCs/>
        </w:rPr>
        <w:t xml:space="preserve">ACID (atomicity, </w:t>
      </w:r>
      <w:proofErr w:type="spellStart"/>
      <w:r w:rsidR="00B70E19" w:rsidRPr="00B70E19">
        <w:rPr>
          <w:i/>
          <w:iCs/>
        </w:rPr>
        <w:t>consistency</w:t>
      </w:r>
      <w:proofErr w:type="spellEnd"/>
      <w:r w:rsidR="00B70E19" w:rsidRPr="00B70E19">
        <w:rPr>
          <w:i/>
          <w:iCs/>
        </w:rPr>
        <w:t xml:space="preserve">, </w:t>
      </w:r>
      <w:proofErr w:type="spellStart"/>
      <w:r w:rsidR="00B70E19" w:rsidRPr="00B70E19">
        <w:rPr>
          <w:i/>
          <w:iCs/>
        </w:rPr>
        <w:t>isolation</w:t>
      </w:r>
      <w:proofErr w:type="spellEnd"/>
      <w:r w:rsidR="00B70E19" w:rsidRPr="00B70E19">
        <w:rPr>
          <w:i/>
          <w:iCs/>
        </w:rPr>
        <w:t xml:space="preserve">, </w:t>
      </w:r>
      <w:proofErr w:type="spellStart"/>
      <w:r w:rsidR="00B70E19" w:rsidRPr="00B70E19">
        <w:rPr>
          <w:i/>
          <w:iCs/>
        </w:rPr>
        <w:t>durability</w:t>
      </w:r>
      <w:proofErr w:type="spellEnd"/>
      <w:r w:rsidR="00B70E19" w:rsidRPr="00B70E19">
        <w:rPr>
          <w:i/>
          <w:iCs/>
        </w:rPr>
        <w:t>)</w:t>
      </w:r>
      <w:r w:rsidR="0033263E">
        <w:rPr>
          <w:i/>
          <w:iCs/>
        </w:rPr>
        <w:t xml:space="preserve"> </w:t>
      </w:r>
      <w:sdt>
        <w:sdtPr>
          <w:rPr>
            <w:i/>
            <w:iCs/>
          </w:rPr>
          <w:id w:val="-1042049745"/>
          <w:citation/>
        </w:sdtPr>
        <w:sdtEndPr/>
        <w:sdtContent>
          <w:r w:rsidR="0033263E">
            <w:rPr>
              <w:i/>
              <w:iCs/>
            </w:rPr>
            <w:fldChar w:fldCharType="begin"/>
          </w:r>
          <w:r w:rsidR="0033263E">
            <w:instrText xml:space="preserve"> CITATION Wik201 \l 1038 </w:instrText>
          </w:r>
          <w:r w:rsidR="0033263E">
            <w:rPr>
              <w:i/>
              <w:iCs/>
            </w:rPr>
            <w:fldChar w:fldCharType="separate"/>
          </w:r>
          <w:r w:rsidR="00CB49BF">
            <w:rPr>
              <w:noProof/>
            </w:rPr>
            <w:t>[4]</w:t>
          </w:r>
          <w:r w:rsidR="0033263E">
            <w:rPr>
              <w:i/>
              <w:iCs/>
            </w:rPr>
            <w:fldChar w:fldCharType="end"/>
          </w:r>
        </w:sdtContent>
      </w:sdt>
      <w:r w:rsidR="00B70E19">
        <w:t xml:space="preserve"> tranzakciók, amelynek adat inkonzisztencia lehet a következménye.</w:t>
      </w:r>
    </w:p>
    <w:p w14:paraId="1FAF47CB" w14:textId="77777777" w:rsidR="00443347" w:rsidRDefault="00585ECF" w:rsidP="0044334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F74FD4" wp14:editId="314C1939">
            <wp:extent cx="3533775" cy="2543175"/>
            <wp:effectExtent l="190500" t="190500" r="200025" b="2000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543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688E48" w14:textId="515C95B8" w:rsidR="00585ECF" w:rsidRPr="00B70E19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9</w:t>
      </w:r>
      <w:r>
        <w:rPr>
          <w:noProof/>
        </w:rPr>
        <w:fldChar w:fldCharType="end"/>
      </w:r>
      <w:r w:rsidR="00443347">
        <w:t xml:space="preserve">. ábra: </w:t>
      </w:r>
      <w:r w:rsidR="00443347">
        <w:rPr>
          <w:noProof/>
        </w:rPr>
        <w:t xml:space="preserve">SQL és NoSQL adatbáziskezelő teljesítményének összehasonlítása </w:t>
      </w:r>
      <w:sdt>
        <w:sdtPr>
          <w:rPr>
            <w:noProof/>
          </w:rPr>
          <w:id w:val="159130934"/>
          <w:citation/>
        </w:sdtPr>
        <w:sdtEndPr/>
        <w:sdtContent>
          <w:r w:rsidR="00443347">
            <w:rPr>
              <w:noProof/>
            </w:rPr>
            <w:fldChar w:fldCharType="begin"/>
          </w:r>
          <w:r w:rsidR="00443347">
            <w:rPr>
              <w:noProof/>
            </w:rPr>
            <w:instrText xml:space="preserve"> CITATION Rui20 \l 1038 </w:instrText>
          </w:r>
          <w:r w:rsidR="00443347">
            <w:rPr>
              <w:noProof/>
            </w:rPr>
            <w:fldChar w:fldCharType="separate"/>
          </w:r>
          <w:r w:rsidR="00CB49BF">
            <w:rPr>
              <w:noProof/>
            </w:rPr>
            <w:t>[5]</w:t>
          </w:r>
          <w:r w:rsidR="00443347">
            <w:rPr>
              <w:noProof/>
            </w:rPr>
            <w:fldChar w:fldCharType="end"/>
          </w:r>
        </w:sdtContent>
      </w:sdt>
    </w:p>
    <w:p w14:paraId="188D726B" w14:textId="62A53DC2" w:rsidR="00395BF6" w:rsidRDefault="005966DA" w:rsidP="00395BF6">
      <w:r>
        <w:t xml:space="preserve">Egy ilyen népszerű dokumentum alapú adatbáskezelőt, a </w:t>
      </w:r>
      <w:proofErr w:type="spellStart"/>
      <w:r w:rsidRPr="005966DA">
        <w:rPr>
          <w:i/>
          <w:iCs/>
        </w:rPr>
        <w:t>MongoDb</w:t>
      </w:r>
      <w:proofErr w:type="spellEnd"/>
      <w:r>
        <w:t>-t választottam. Ez egy nyílt forráskódú</w:t>
      </w:r>
      <w:r w:rsidR="00B66B6E">
        <w:t>, platformfüggetlen</w:t>
      </w:r>
      <w:r>
        <w:t xml:space="preserve"> adatbázis szoftver, a dokumentumokat egy </w:t>
      </w:r>
      <w:r w:rsidRPr="005966DA">
        <w:rPr>
          <w:i/>
          <w:iCs/>
        </w:rPr>
        <w:t>BSON (</w:t>
      </w:r>
      <w:proofErr w:type="spellStart"/>
      <w:r>
        <w:rPr>
          <w:i/>
          <w:iCs/>
        </w:rPr>
        <w:t>Binary</w:t>
      </w:r>
      <w:proofErr w:type="spellEnd"/>
      <w:r>
        <w:rPr>
          <w:i/>
          <w:iCs/>
        </w:rPr>
        <w:t xml:space="preserve"> JSON</w:t>
      </w:r>
      <w:r w:rsidRPr="005966DA">
        <w:rPr>
          <w:i/>
          <w:iCs/>
        </w:rPr>
        <w:t>)</w:t>
      </w:r>
      <w:r>
        <w:rPr>
          <w:i/>
          <w:iCs/>
        </w:rPr>
        <w:t xml:space="preserve"> </w:t>
      </w:r>
      <w:r>
        <w:t xml:space="preserve">formátumban tárolja, amely szintaktikájában nagyon hasonlít a </w:t>
      </w:r>
      <w:r w:rsidRPr="005966DA">
        <w:rPr>
          <w:i/>
          <w:iCs/>
        </w:rPr>
        <w:t>JSON</w:t>
      </w:r>
      <w:r>
        <w:rPr>
          <w:i/>
          <w:iCs/>
        </w:rPr>
        <w:t xml:space="preserve"> (JavaScript </w:t>
      </w:r>
      <w:proofErr w:type="spellStart"/>
      <w:r>
        <w:rPr>
          <w:i/>
          <w:iCs/>
        </w:rPr>
        <w:t>Object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Notation</w:t>
      </w:r>
      <w:proofErr w:type="spellEnd"/>
      <w:r>
        <w:rPr>
          <w:i/>
          <w:iCs/>
        </w:rPr>
        <w:t xml:space="preserve">) </w:t>
      </w:r>
      <w:r>
        <w:t>formátumhoz.</w:t>
      </w:r>
      <w:sdt>
        <w:sdtPr>
          <w:id w:val="-2095547230"/>
          <w:citation/>
        </w:sdtPr>
        <w:sdtEndPr/>
        <w:sdtContent>
          <w:r w:rsidR="0063568B">
            <w:fldChar w:fldCharType="begin"/>
          </w:r>
          <w:r w:rsidR="0063568B">
            <w:instrText xml:space="preserve"> CITATION Mon20 \l 1038 </w:instrText>
          </w:r>
          <w:r w:rsidR="0063568B">
            <w:fldChar w:fldCharType="separate"/>
          </w:r>
          <w:ins w:id="511" w:author="Drexler Nándor" w:date="2020-12-03T22:34:00Z">
            <w:r w:rsidR="00CB49BF">
              <w:rPr>
                <w:noProof/>
              </w:rPr>
              <w:t xml:space="preserve"> </w:t>
            </w:r>
            <w:r w:rsidR="00CB49BF">
              <w:rPr>
                <w:noProof/>
              </w:rPr>
              <w:t>[6]</w:t>
            </w:r>
          </w:ins>
          <w:del w:id="512" w:author="Drexler Nándor" w:date="2020-12-03T22:34:00Z">
            <w:r w:rsidR="005F60F8" w:rsidDel="00CB49BF">
              <w:rPr>
                <w:noProof/>
              </w:rPr>
              <w:delText xml:space="preserve"> [6]</w:delText>
            </w:r>
          </w:del>
          <w:r w:rsidR="0063568B">
            <w:fldChar w:fldCharType="end"/>
          </w:r>
        </w:sdtContent>
      </w:sdt>
      <w:r w:rsidR="00B66B6E">
        <w:t xml:space="preserve"> A </w:t>
      </w:r>
      <w:proofErr w:type="spellStart"/>
      <w:r w:rsidR="00B66B6E">
        <w:rPr>
          <w:i/>
          <w:iCs/>
        </w:rPr>
        <w:t>MongoDb</w:t>
      </w:r>
      <w:proofErr w:type="spellEnd"/>
      <w:r w:rsidR="00B66B6E">
        <w:rPr>
          <w:i/>
          <w:iCs/>
        </w:rPr>
        <w:t xml:space="preserve"> </w:t>
      </w:r>
      <w:r w:rsidR="00505F90">
        <w:t>támogatja a keresést mező alapján, érték-tartomány alapján, vagy reguláris kifejezéssel, valamint lehetővé teszi, hogy a dokumentum bármelyik mezője alapján indexet készítsünk.</w:t>
      </w:r>
      <w:r w:rsidR="00F50B71">
        <w:t xml:space="preserve"> A </w:t>
      </w:r>
      <w:proofErr w:type="spellStart"/>
      <w:r w:rsidR="00F50B71" w:rsidRPr="00F50B71">
        <w:rPr>
          <w:i/>
          <w:iCs/>
        </w:rPr>
        <w:t>MongoDb</w:t>
      </w:r>
      <w:proofErr w:type="spellEnd"/>
      <w:r w:rsidR="00505F90">
        <w:t xml:space="preserve"> </w:t>
      </w:r>
      <w:r w:rsidR="00F50B71">
        <w:t xml:space="preserve">fájlrendszerként is használható, az úgynevezett </w:t>
      </w:r>
      <w:proofErr w:type="spellStart"/>
      <w:r w:rsidR="00F50B71" w:rsidRPr="00F50B71">
        <w:rPr>
          <w:i/>
          <w:iCs/>
        </w:rPr>
        <w:t>GridFS</w:t>
      </w:r>
      <w:proofErr w:type="spellEnd"/>
      <w:r w:rsidR="00F50B71">
        <w:t xml:space="preserve"> olyan problémákra ad megoldást, mint a terhelés elosztás és adat visszanyerő funkciók elosztott rendszerek esetén.</w:t>
      </w:r>
      <w:r w:rsidR="00570B05">
        <w:t xml:space="preserve"> </w:t>
      </w:r>
      <w:sdt>
        <w:sdtPr>
          <w:id w:val="361403078"/>
          <w:citation/>
        </w:sdtPr>
        <w:sdtEndPr/>
        <w:sdtContent>
          <w:r w:rsidR="00505F90">
            <w:fldChar w:fldCharType="begin"/>
          </w:r>
          <w:r w:rsidR="00505F90">
            <w:instrText xml:space="preserve"> CITATION mongo \l 1038 </w:instrText>
          </w:r>
          <w:r w:rsidR="00505F90">
            <w:fldChar w:fldCharType="separate"/>
          </w:r>
          <w:r w:rsidR="00CB49BF">
            <w:rPr>
              <w:noProof/>
            </w:rPr>
            <w:t>[7]</w:t>
          </w:r>
          <w:r w:rsidR="00505F90">
            <w:fldChar w:fldCharType="end"/>
          </w:r>
        </w:sdtContent>
      </w:sdt>
      <w:r w:rsidR="00505F90">
        <w:t xml:space="preserve"> Amennyiben grafikus felületen keresztül szeretnénk használni az említett adatbáziskezelőt, akkor a </w:t>
      </w:r>
      <w:r w:rsidR="00505F90" w:rsidRPr="00505F90">
        <w:rPr>
          <w:i/>
          <w:iCs/>
        </w:rPr>
        <w:t>Robo3t</w:t>
      </w:r>
      <w:r w:rsidR="00505F90">
        <w:rPr>
          <w:i/>
          <w:iCs/>
        </w:rPr>
        <w:t xml:space="preserve"> </w:t>
      </w:r>
      <w:r w:rsidR="00505F90">
        <w:t>nevű program lehetőséget ad erre.</w:t>
      </w:r>
      <w:r w:rsidR="00395BF6">
        <w:t xml:space="preserve"> </w:t>
      </w:r>
    </w:p>
    <w:p w14:paraId="0BB02CE3" w14:textId="21FF6431" w:rsidR="0077162E" w:rsidRDefault="00AF38A0" w:rsidP="0077162E">
      <w:r>
        <w:t xml:space="preserve">A </w:t>
      </w:r>
      <w:r w:rsidRPr="00AF38A0">
        <w:rPr>
          <w:i/>
          <w:iCs/>
        </w:rPr>
        <w:t>BSON</w:t>
      </w:r>
      <w:r>
        <w:rPr>
          <w:i/>
          <w:iCs/>
        </w:rPr>
        <w:t xml:space="preserve"> </w:t>
      </w:r>
      <w:r>
        <w:t>objektumoknak kötelező eleme egy „</w:t>
      </w:r>
      <w:r w:rsidRPr="00AF38A0">
        <w:rPr>
          <w:i/>
          <w:iCs/>
        </w:rPr>
        <w:t>_</w:t>
      </w:r>
      <w:proofErr w:type="spellStart"/>
      <w:r w:rsidRPr="00AF38A0">
        <w:rPr>
          <w:i/>
          <w:iCs/>
        </w:rPr>
        <w:t>id</w:t>
      </w:r>
      <w:proofErr w:type="spellEnd"/>
      <w:r>
        <w:t xml:space="preserve">” nevezetű mező, amely szerepét tekintve megegyezik a más adatbázisokban is használatos azonosító oszlophoz. </w:t>
      </w:r>
      <w:r w:rsidR="00141105">
        <w:t>Ez egy 24 karakter</w:t>
      </w:r>
      <w:r w:rsidR="00121AFA">
        <w:t xml:space="preserve"> hosszú</w:t>
      </w:r>
      <w:r w:rsidR="00141105">
        <w:t xml:space="preserve"> globálisan egyedi azonosító, </w:t>
      </w:r>
      <w:r w:rsidR="00141105" w:rsidRPr="00141105">
        <w:rPr>
          <w:i/>
          <w:iCs/>
        </w:rPr>
        <w:t>GUID (</w:t>
      </w:r>
      <w:proofErr w:type="spellStart"/>
      <w:r w:rsidR="00141105" w:rsidRPr="00141105">
        <w:rPr>
          <w:i/>
          <w:iCs/>
        </w:rPr>
        <w:t>Globally</w:t>
      </w:r>
      <w:proofErr w:type="spellEnd"/>
      <w:r w:rsidR="00141105" w:rsidRPr="00141105">
        <w:rPr>
          <w:i/>
          <w:iCs/>
        </w:rPr>
        <w:t xml:space="preserve"> </w:t>
      </w:r>
      <w:proofErr w:type="spellStart"/>
      <w:r w:rsidR="00141105" w:rsidRPr="00141105">
        <w:rPr>
          <w:i/>
          <w:iCs/>
        </w:rPr>
        <w:t>Unique</w:t>
      </w:r>
      <w:proofErr w:type="spellEnd"/>
      <w:r w:rsidR="00141105" w:rsidRPr="00141105">
        <w:rPr>
          <w:i/>
          <w:iCs/>
        </w:rPr>
        <w:t xml:space="preserve"> </w:t>
      </w:r>
      <w:proofErr w:type="spellStart"/>
      <w:r w:rsidR="00141105" w:rsidRPr="00141105">
        <w:rPr>
          <w:i/>
          <w:iCs/>
        </w:rPr>
        <w:t>Identifier</w:t>
      </w:r>
      <w:proofErr w:type="spellEnd"/>
      <w:r w:rsidR="00141105" w:rsidRPr="00141105">
        <w:rPr>
          <w:i/>
          <w:iCs/>
        </w:rPr>
        <w:t>)</w:t>
      </w:r>
      <w:r w:rsidR="00121AFA">
        <w:rPr>
          <w:i/>
          <w:iCs/>
        </w:rPr>
        <w:t>.</w:t>
      </w:r>
      <w:r w:rsidR="00B44283">
        <w:rPr>
          <w:i/>
          <w:iCs/>
        </w:rPr>
        <w:t xml:space="preserve"> </w:t>
      </w:r>
      <w:r w:rsidR="00B44283">
        <w:t>A további mezők számossága és értéke rekordonként eltérhet. Egyes mezők beágyazott dokumentumokat tartalmazhatnak.</w:t>
      </w:r>
      <w:r w:rsidR="0077162E">
        <w:t xml:space="preserve"> Az alábbi példában egy az alkalmazásunkban szereplő ingatlan látható az adatbázisban tárolt formátumban.</w:t>
      </w:r>
    </w:p>
    <w:bookmarkStart w:id="513" w:name="_MON_1664459477"/>
    <w:bookmarkEnd w:id="513"/>
    <w:p w14:paraId="3109936A" w14:textId="56D1CD0E" w:rsidR="00654776" w:rsidRDefault="00F836EE" w:rsidP="00654776">
      <w:pPr>
        <w:pStyle w:val="Kd"/>
        <w:keepNext/>
      </w:pPr>
      <w:r>
        <w:rPr>
          <w:color w:val="000000"/>
          <w:highlight w:val="white"/>
          <w:lang w:eastAsia="hu-HU"/>
        </w:rPr>
        <w:object w:dxaOrig="9192" w:dyaOrig="9084" w14:anchorId="2F85B2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60.8pt;height:453.6pt" o:ole="">
            <v:imagedata r:id="rId23" o:title=""/>
          </v:shape>
          <o:OLEObject Type="Embed" ProgID="Word.OpenDocumentText.12" ShapeID="_x0000_i1036" DrawAspect="Content" ObjectID="_1668540067" r:id="rId24"/>
        </w:object>
      </w:r>
    </w:p>
    <w:p w14:paraId="69C05302" w14:textId="0CED9866" w:rsidR="003E7FEB" w:rsidRPr="003E7FEB" w:rsidRDefault="00654776" w:rsidP="000C3551">
      <w:pPr>
        <w:pStyle w:val="Kpalrs"/>
        <w:rPr>
          <w:color w:val="000000"/>
          <w:highlight w:val="white"/>
          <w:lang w:eastAsia="hu-HU"/>
        </w:rPr>
      </w:pPr>
      <w:r>
        <w:rPr>
          <w:color w:val="000000"/>
          <w:highlight w:val="white"/>
          <w:lang w:eastAsia="hu-HU"/>
        </w:rPr>
        <w:fldChar w:fldCharType="begin"/>
      </w:r>
      <w:r>
        <w:rPr>
          <w:color w:val="000000"/>
          <w:highlight w:val="white"/>
          <w:lang w:eastAsia="hu-HU"/>
        </w:rPr>
        <w:instrText xml:space="preserve"> SEQ ábra \* ARABIC </w:instrText>
      </w:r>
      <w:r>
        <w:rPr>
          <w:color w:val="000000"/>
          <w:highlight w:val="white"/>
          <w:lang w:eastAsia="hu-HU"/>
        </w:rPr>
        <w:fldChar w:fldCharType="separate"/>
      </w:r>
      <w:r w:rsidR="00CB49BF">
        <w:rPr>
          <w:noProof/>
          <w:color w:val="000000"/>
          <w:highlight w:val="white"/>
          <w:lang w:eastAsia="hu-HU"/>
        </w:rPr>
        <w:t>10</w:t>
      </w:r>
      <w:r>
        <w:rPr>
          <w:color w:val="000000"/>
          <w:highlight w:val="white"/>
          <w:lang w:eastAsia="hu-HU"/>
        </w:rPr>
        <w:fldChar w:fldCharType="end"/>
      </w:r>
      <w:r>
        <w:t>. ábra: Egy ingatlan tárolása a BSON formátumban</w:t>
      </w:r>
    </w:p>
    <w:p w14:paraId="48E95B05" w14:textId="1AA6FFD6" w:rsidR="00BF6A54" w:rsidRDefault="00BF6A54" w:rsidP="003E76AF">
      <w:pPr>
        <w:pStyle w:val="Cmsor2"/>
      </w:pPr>
      <w:bookmarkStart w:id="514" w:name="_Toc57927272"/>
      <w:r>
        <w:t>A</w:t>
      </w:r>
      <w:r w:rsidR="00060FF2">
        <w:t>SP</w:t>
      </w:r>
      <w:r>
        <w:t xml:space="preserve"> .N</w:t>
      </w:r>
      <w:r w:rsidR="00060FF2">
        <w:t>ET</w:t>
      </w:r>
      <w:r>
        <w:t xml:space="preserve"> </w:t>
      </w:r>
      <w:proofErr w:type="spellStart"/>
      <w:r>
        <w:t>Core</w:t>
      </w:r>
      <w:bookmarkEnd w:id="514"/>
      <w:proofErr w:type="spellEnd"/>
    </w:p>
    <w:p w14:paraId="18DEB606" w14:textId="110FF707" w:rsidR="003B15E1" w:rsidRDefault="00060FF2" w:rsidP="003B15E1">
      <w:r w:rsidRPr="00060FF2">
        <w:rPr>
          <w:i/>
          <w:iCs/>
        </w:rPr>
        <w:t xml:space="preserve">Az ASP.NET </w:t>
      </w:r>
      <w:proofErr w:type="spellStart"/>
      <w:r w:rsidRPr="00060FF2">
        <w:rPr>
          <w:i/>
          <w:iCs/>
        </w:rPr>
        <w:t>Core</w:t>
      </w:r>
      <w:proofErr w:type="spellEnd"/>
      <w:r>
        <w:rPr>
          <w:i/>
          <w:iCs/>
        </w:rPr>
        <w:t xml:space="preserve"> </w:t>
      </w:r>
      <w:r>
        <w:t xml:space="preserve">egy nyílt forráskódú változata az </w:t>
      </w:r>
      <w:r>
        <w:rPr>
          <w:i/>
          <w:iCs/>
        </w:rPr>
        <w:t>ASP.NET</w:t>
      </w:r>
      <w:r>
        <w:t xml:space="preserve"> keretrendszernek, amely </w:t>
      </w:r>
      <w:r w:rsidRPr="007B73CE">
        <w:rPr>
          <w:i/>
          <w:iCs/>
        </w:rPr>
        <w:t>Windows</w:t>
      </w:r>
      <w:r>
        <w:t xml:space="preserve">, </w:t>
      </w:r>
      <w:r w:rsidRPr="007B73CE">
        <w:rPr>
          <w:i/>
          <w:iCs/>
        </w:rPr>
        <w:t>Linux</w:t>
      </w:r>
      <w:r>
        <w:t xml:space="preserve">, </w:t>
      </w:r>
      <w:proofErr w:type="spellStart"/>
      <w:r w:rsidRPr="007B73CE">
        <w:rPr>
          <w:i/>
          <w:iCs/>
        </w:rPr>
        <w:t>ma</w:t>
      </w:r>
      <w:r w:rsidR="007B73CE" w:rsidRPr="007B73CE">
        <w:rPr>
          <w:i/>
          <w:iCs/>
        </w:rPr>
        <w:t>c</w:t>
      </w:r>
      <w:r w:rsidRPr="007B73CE">
        <w:rPr>
          <w:i/>
          <w:iCs/>
        </w:rPr>
        <w:t>OS</w:t>
      </w:r>
      <w:proofErr w:type="spellEnd"/>
      <w:r>
        <w:t xml:space="preserve"> és </w:t>
      </w:r>
      <w:r w:rsidRPr="007B73CE">
        <w:rPr>
          <w:i/>
          <w:iCs/>
        </w:rPr>
        <w:t>Docker</w:t>
      </w:r>
      <w:r>
        <w:t xml:space="preserve"> </w:t>
      </w:r>
      <w:r w:rsidR="007B73CE">
        <w:t>környezetekben is képes működni.</w:t>
      </w:r>
      <w:r w:rsidR="00C10BD6">
        <w:t xml:space="preserve"> Eredeti készítője a </w:t>
      </w:r>
      <w:r w:rsidR="00C10BD6" w:rsidRPr="00C10BD6">
        <w:rPr>
          <w:i/>
          <w:iCs/>
        </w:rPr>
        <w:t>Microsoft</w:t>
      </w:r>
      <w:r w:rsidR="00C10BD6">
        <w:t xml:space="preserve"> és </w:t>
      </w:r>
      <w:r w:rsidR="00C10BD6" w:rsidRPr="00C10BD6">
        <w:rPr>
          <w:i/>
          <w:iCs/>
        </w:rPr>
        <w:t>C#</w:t>
      </w:r>
      <w:r w:rsidR="00C10BD6">
        <w:t xml:space="preserve"> nyelven írták.</w:t>
      </w:r>
      <w:r w:rsidR="005C71FA">
        <w:t xml:space="preserve"> Célja, hogy web alkalmazásokat készthessünk </w:t>
      </w:r>
      <w:r w:rsidR="005C71FA" w:rsidRPr="005C71FA">
        <w:rPr>
          <w:i/>
          <w:iCs/>
        </w:rPr>
        <w:t>.NET</w:t>
      </w:r>
      <w:r w:rsidR="005C71FA">
        <w:t xml:space="preserve"> platformon</w:t>
      </w:r>
      <w:r w:rsidR="00F17B30">
        <w:t>.</w:t>
      </w:r>
      <w:r w:rsidR="008C6839">
        <w:t xml:space="preserve"> Ez egy</w:t>
      </w:r>
      <w:r w:rsidR="00911FCD">
        <w:t xml:space="preserve"> </w:t>
      </w:r>
      <w:r w:rsidR="008C6839">
        <w:t xml:space="preserve">független újraírt keretrendszer, amely egyesíti a korábban külön működő </w:t>
      </w:r>
      <w:r w:rsidR="008C6839" w:rsidRPr="008C6839">
        <w:rPr>
          <w:i/>
          <w:iCs/>
        </w:rPr>
        <w:t>ASP.NET MVC</w:t>
      </w:r>
      <w:r w:rsidR="008C6839">
        <w:t xml:space="preserve">-t és az </w:t>
      </w:r>
      <w:r w:rsidR="008C6839" w:rsidRPr="008C6839">
        <w:rPr>
          <w:i/>
          <w:iCs/>
        </w:rPr>
        <w:t>ASP.NET Web API</w:t>
      </w:r>
      <w:r w:rsidR="008C6839">
        <w:t>-t egy programozási modellen belül.</w:t>
      </w:r>
      <w:r w:rsidR="00911FCD">
        <w:t xml:space="preserve"> </w:t>
      </w:r>
      <w:r w:rsidR="000B7D0D">
        <w:t>J</w:t>
      </w:r>
      <w:r w:rsidR="00911FCD">
        <w:t xml:space="preserve">elenleg a 3.1-es a legújabb verziója, én is </w:t>
      </w:r>
      <w:r w:rsidR="00E5226C">
        <w:t xml:space="preserve">ezt </w:t>
      </w:r>
      <w:r w:rsidR="00911FCD">
        <w:t>használtam a megvalósítás során.</w:t>
      </w:r>
      <w:r w:rsidR="00F74011">
        <w:t xml:space="preserve"> Ezen verzió által támogatott a legújabb 2019-es </w:t>
      </w:r>
      <w:r w:rsidR="00F74011" w:rsidRPr="00F74011">
        <w:rPr>
          <w:i/>
          <w:iCs/>
        </w:rPr>
        <w:t xml:space="preserve">Visual </w:t>
      </w:r>
      <w:proofErr w:type="spellStart"/>
      <w:r w:rsidR="00F74011" w:rsidRPr="00F74011">
        <w:rPr>
          <w:i/>
          <w:iCs/>
        </w:rPr>
        <w:t>Studio</w:t>
      </w:r>
      <w:proofErr w:type="spellEnd"/>
      <w:r w:rsidR="00F74011">
        <w:t xml:space="preserve"> is.</w:t>
      </w:r>
      <w:r w:rsidR="009B57B4">
        <w:t xml:space="preserve"> A keretrendszer fejlesztésénél </w:t>
      </w:r>
      <w:r w:rsidR="009B57B4">
        <w:lastRenderedPageBreak/>
        <w:t>a fő fókusz a magas teljesítmény volt</w:t>
      </w:r>
      <w:r w:rsidR="008F7E76">
        <w:t xml:space="preserve">, </w:t>
      </w:r>
      <w:r w:rsidR="009B57B4">
        <w:t xml:space="preserve">amely meg is mutatkozik más népszerű keretrendszerek </w:t>
      </w:r>
      <w:r w:rsidR="008F7E76">
        <w:t>összehasonlításával.</w:t>
      </w:r>
      <w:sdt>
        <w:sdtPr>
          <w:id w:val="-1938827483"/>
          <w:citation/>
        </w:sdtPr>
        <w:sdtEndPr/>
        <w:sdtContent>
          <w:r w:rsidR="00F74011">
            <w:fldChar w:fldCharType="begin"/>
          </w:r>
          <w:r w:rsidR="00F74011">
            <w:instrText xml:space="preserve"> CITATION dotnet \l 1038 </w:instrText>
          </w:r>
          <w:r w:rsidR="00F74011">
            <w:fldChar w:fldCharType="separate"/>
          </w:r>
          <w:ins w:id="515" w:author="Drexler Nándor" w:date="2020-12-03T22:34:00Z">
            <w:r w:rsidR="00CB49BF">
              <w:rPr>
                <w:noProof/>
              </w:rPr>
              <w:t xml:space="preserve"> </w:t>
            </w:r>
            <w:r w:rsidR="00CB49BF">
              <w:rPr>
                <w:noProof/>
              </w:rPr>
              <w:t>[8]</w:t>
            </w:r>
          </w:ins>
          <w:del w:id="516" w:author="Drexler Nándor" w:date="2020-12-03T22:34:00Z">
            <w:r w:rsidR="005F60F8" w:rsidDel="00CB49BF">
              <w:rPr>
                <w:noProof/>
              </w:rPr>
              <w:delText xml:space="preserve"> [8]</w:delText>
            </w:r>
          </w:del>
          <w:r w:rsidR="00F74011">
            <w:fldChar w:fldCharType="end"/>
          </w:r>
        </w:sdtContent>
      </w:sdt>
      <w:sdt>
        <w:sdtPr>
          <w:id w:val="-1227067441"/>
          <w:citation/>
        </w:sdtPr>
        <w:sdtEndPr/>
        <w:sdtContent>
          <w:r w:rsidR="00F74011">
            <w:fldChar w:fldCharType="begin"/>
          </w:r>
          <w:r w:rsidR="00F74011">
            <w:instrText xml:space="preserve"> CITATION Wik20 \l 1038 </w:instrText>
          </w:r>
          <w:r w:rsidR="00F74011">
            <w:fldChar w:fldCharType="separate"/>
          </w:r>
          <w:ins w:id="517" w:author="Drexler Nándor" w:date="2020-12-03T22:34:00Z">
            <w:r w:rsidR="00CB49BF">
              <w:rPr>
                <w:noProof/>
              </w:rPr>
              <w:t xml:space="preserve"> </w:t>
            </w:r>
            <w:r w:rsidR="00CB49BF">
              <w:rPr>
                <w:noProof/>
              </w:rPr>
              <w:t>[9]</w:t>
            </w:r>
          </w:ins>
          <w:del w:id="518" w:author="Drexler Nándor" w:date="2020-12-03T22:34:00Z">
            <w:r w:rsidR="005F60F8" w:rsidDel="00CB49BF">
              <w:rPr>
                <w:noProof/>
              </w:rPr>
              <w:delText xml:space="preserve"> [9]</w:delText>
            </w:r>
          </w:del>
          <w:r w:rsidR="00F74011">
            <w:fldChar w:fldCharType="end"/>
          </w:r>
        </w:sdtContent>
      </w:sdt>
    </w:p>
    <w:p w14:paraId="51B6C906" w14:textId="77777777" w:rsidR="008F7E76" w:rsidRDefault="008F7E76" w:rsidP="008F7E7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3EB28E3" wp14:editId="06B20B63">
            <wp:extent cx="4953000" cy="2514600"/>
            <wp:effectExtent l="190500" t="190500" r="190500" b="19050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1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C6FD3C" w14:textId="3287E31D" w:rsidR="00B70E1E" w:rsidRPr="00B70E1E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11</w:t>
      </w:r>
      <w:r>
        <w:rPr>
          <w:noProof/>
        </w:rPr>
        <w:fldChar w:fldCharType="end"/>
      </w:r>
      <w:r w:rsidR="008F7E76">
        <w:t xml:space="preserve">. ábra: Keretrendszerek teljesítményének összehasonlítása, a kiszolgált kérések mennyisége alapján. </w:t>
      </w:r>
      <w:sdt>
        <w:sdtPr>
          <w:id w:val="1328860114"/>
          <w:citation/>
        </w:sdtPr>
        <w:sdtEndPr/>
        <w:sdtContent>
          <w:r w:rsidR="0053415A">
            <w:fldChar w:fldCharType="begin"/>
          </w:r>
          <w:r w:rsidR="009A2D93">
            <w:instrText xml:space="preserve">CITATION MAT17 \l 1038 </w:instrText>
          </w:r>
          <w:r w:rsidR="0053415A">
            <w:fldChar w:fldCharType="separate"/>
          </w:r>
          <w:r w:rsidR="00CB49BF">
            <w:rPr>
              <w:noProof/>
            </w:rPr>
            <w:t>[10]</w:t>
          </w:r>
          <w:r w:rsidR="0053415A">
            <w:fldChar w:fldCharType="end"/>
          </w:r>
        </w:sdtContent>
      </w:sdt>
    </w:p>
    <w:p w14:paraId="0878523F" w14:textId="3F14EF0E" w:rsidR="00570FDC" w:rsidRDefault="00570FDC" w:rsidP="00722D7B">
      <w:pPr>
        <w:pStyle w:val="Cmsor3"/>
      </w:pPr>
      <w:bookmarkStart w:id="519" w:name="_Toc57927273"/>
      <w:proofErr w:type="spellStart"/>
      <w:r>
        <w:t>MongoDb</w:t>
      </w:r>
      <w:proofErr w:type="spellEnd"/>
      <w:r w:rsidR="002954C3">
        <w:t xml:space="preserve"> .NET</w:t>
      </w:r>
      <w:r>
        <w:t xml:space="preserve"> Driver</w:t>
      </w:r>
      <w:bookmarkEnd w:id="519"/>
    </w:p>
    <w:p w14:paraId="5C75FEAC" w14:textId="53D03454" w:rsidR="00B70E1E" w:rsidRPr="00B70E1E" w:rsidRDefault="001F4E82" w:rsidP="00B70E1E">
      <w:r>
        <w:t xml:space="preserve">Az </w:t>
      </w:r>
      <w:r w:rsidRPr="001F4E82">
        <w:rPr>
          <w:i/>
          <w:iCs/>
        </w:rPr>
        <w:t xml:space="preserve">ASP .NET </w:t>
      </w:r>
      <w:proofErr w:type="spellStart"/>
      <w:r w:rsidRPr="001F4E82">
        <w:rPr>
          <w:i/>
          <w:iCs/>
        </w:rPr>
        <w:t>Core</w:t>
      </w:r>
      <w:proofErr w:type="spellEnd"/>
      <w:r>
        <w:t xml:space="preserve"> nagyfokú modularitást biztosít, az elérhető </w:t>
      </w:r>
      <w:proofErr w:type="spellStart"/>
      <w:r w:rsidRPr="009A2D93">
        <w:rPr>
          <w:i/>
          <w:iCs/>
        </w:rPr>
        <w:t>NuGet</w:t>
      </w:r>
      <w:proofErr w:type="spellEnd"/>
      <w:r>
        <w:t xml:space="preserve"> csomagok által. </w:t>
      </w:r>
      <w:r w:rsidR="00B8169F">
        <w:t xml:space="preserve">Ilyen </w:t>
      </w:r>
      <w:proofErr w:type="spellStart"/>
      <w:r w:rsidR="00B8169F" w:rsidRPr="00B8169F">
        <w:rPr>
          <w:i/>
          <w:iCs/>
        </w:rPr>
        <w:t>NuGet</w:t>
      </w:r>
      <w:proofErr w:type="spellEnd"/>
      <w:r w:rsidR="00B8169F">
        <w:rPr>
          <w:i/>
          <w:iCs/>
        </w:rPr>
        <w:t xml:space="preserve"> </w:t>
      </w:r>
      <w:r w:rsidR="00B8169F">
        <w:t xml:space="preserve">csomagként érhető el például a </w:t>
      </w:r>
      <w:proofErr w:type="spellStart"/>
      <w:r w:rsidR="00B8169F">
        <w:rPr>
          <w:i/>
          <w:iCs/>
        </w:rPr>
        <w:t>MongoDb</w:t>
      </w:r>
      <w:proofErr w:type="spellEnd"/>
      <w:r w:rsidR="00B8169F">
        <w:rPr>
          <w:i/>
          <w:iCs/>
        </w:rPr>
        <w:t xml:space="preserve"> Driver </w:t>
      </w:r>
      <w:r w:rsidR="00B8169F">
        <w:t>könyvtár</w:t>
      </w:r>
      <w:r w:rsidR="00F74011">
        <w:t>, am</w:t>
      </w:r>
      <w:r w:rsidR="002954C3">
        <w:t xml:space="preserve">ely segítségével aszinkron módon kommunikálhatunk a </w:t>
      </w:r>
      <w:proofErr w:type="spellStart"/>
      <w:r w:rsidR="002954C3" w:rsidRPr="002954C3">
        <w:rPr>
          <w:i/>
          <w:iCs/>
        </w:rPr>
        <w:t>MongoDb</w:t>
      </w:r>
      <w:proofErr w:type="spellEnd"/>
      <w:r w:rsidR="002954C3">
        <w:t xml:space="preserve"> adatbázis szerverrel</w:t>
      </w:r>
      <w:r w:rsidR="002376DC">
        <w:t>,</w:t>
      </w:r>
      <w:r w:rsidR="00B1363D">
        <w:t xml:space="preserve"> </w:t>
      </w:r>
      <w:r w:rsidR="002376DC">
        <w:t>h</w:t>
      </w:r>
      <w:r w:rsidR="00B1363D">
        <w:t>asználhat</w:t>
      </w:r>
      <w:r w:rsidR="00643768">
        <w:t>ó</w:t>
      </w:r>
      <w:r w:rsidR="004B1E61">
        <w:t>k</w:t>
      </w:r>
      <w:r w:rsidR="00B1363D">
        <w:t xml:space="preserve"> a jól megszokott </w:t>
      </w:r>
      <w:r w:rsidR="00B1363D" w:rsidRPr="00B1363D">
        <w:rPr>
          <w:i/>
          <w:iCs/>
        </w:rPr>
        <w:t>LINQ</w:t>
      </w:r>
      <w:r w:rsidR="00F70826">
        <w:rPr>
          <w:i/>
          <w:iCs/>
        </w:rPr>
        <w:t xml:space="preserve"> (</w:t>
      </w:r>
      <w:proofErr w:type="spellStart"/>
      <w:r w:rsidR="00F70826" w:rsidRPr="00F70826">
        <w:rPr>
          <w:i/>
          <w:iCs/>
        </w:rPr>
        <w:t>Language</w:t>
      </w:r>
      <w:proofErr w:type="spellEnd"/>
      <w:r w:rsidR="00F70826" w:rsidRPr="00F70826">
        <w:rPr>
          <w:i/>
          <w:iCs/>
        </w:rPr>
        <w:t xml:space="preserve"> </w:t>
      </w:r>
      <w:proofErr w:type="spellStart"/>
      <w:r w:rsidR="00F70826" w:rsidRPr="00F70826">
        <w:rPr>
          <w:i/>
          <w:iCs/>
        </w:rPr>
        <w:t>Integrated</w:t>
      </w:r>
      <w:proofErr w:type="spellEnd"/>
      <w:r w:rsidR="00F70826" w:rsidRPr="00F70826">
        <w:rPr>
          <w:i/>
          <w:iCs/>
        </w:rPr>
        <w:t xml:space="preserve"> </w:t>
      </w:r>
      <w:proofErr w:type="spellStart"/>
      <w:r w:rsidR="00F70826" w:rsidRPr="00F70826">
        <w:rPr>
          <w:i/>
          <w:iCs/>
        </w:rPr>
        <w:t>Query</w:t>
      </w:r>
      <w:proofErr w:type="spellEnd"/>
      <w:r w:rsidR="00F70826">
        <w:rPr>
          <w:i/>
          <w:iCs/>
        </w:rPr>
        <w:t>)</w:t>
      </w:r>
      <w:r w:rsidR="00B1363D">
        <w:rPr>
          <w:i/>
          <w:iCs/>
        </w:rPr>
        <w:t xml:space="preserve"> </w:t>
      </w:r>
      <w:r w:rsidR="00B1363D">
        <w:t>kifejezés</w:t>
      </w:r>
      <w:r w:rsidR="004B1E61">
        <w:t>ek</w:t>
      </w:r>
      <w:r w:rsidR="00B1363D">
        <w:t xml:space="preserve"> a lekérdezésekhez</w:t>
      </w:r>
      <w:r w:rsidR="009872FF">
        <w:t xml:space="preserve">. A korábban említett </w:t>
      </w:r>
      <w:proofErr w:type="spellStart"/>
      <w:r w:rsidR="009872FF" w:rsidRPr="009872FF">
        <w:rPr>
          <w:i/>
          <w:iCs/>
        </w:rPr>
        <w:t>GridFS</w:t>
      </w:r>
      <w:proofErr w:type="spellEnd"/>
      <w:r w:rsidR="009872FF">
        <w:rPr>
          <w:i/>
          <w:iCs/>
        </w:rPr>
        <w:t xml:space="preserve"> </w:t>
      </w:r>
      <w:r w:rsidR="009872FF">
        <w:t>elosztott fájlrendszer is támogatott.</w:t>
      </w:r>
    </w:p>
    <w:p w14:paraId="78465419" w14:textId="77777777" w:rsidR="00522228" w:rsidRDefault="00522228" w:rsidP="00722D7B">
      <w:pPr>
        <w:pStyle w:val="Cmsor3"/>
      </w:pPr>
      <w:bookmarkStart w:id="520" w:name="_Toc57927274"/>
      <w:r>
        <w:t xml:space="preserve">ASP .NET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Identity</w:t>
      </w:r>
      <w:bookmarkEnd w:id="520"/>
      <w:proofErr w:type="spellEnd"/>
    </w:p>
    <w:p w14:paraId="3D153174" w14:textId="20FE528C" w:rsidR="00522228" w:rsidRPr="000D5BE8" w:rsidRDefault="004E6EFF" w:rsidP="00522228">
      <w:r>
        <w:t xml:space="preserve">Az </w:t>
      </w:r>
      <w:proofErr w:type="spellStart"/>
      <w:r w:rsidRPr="004E6EFF">
        <w:rPr>
          <w:i/>
          <w:iCs/>
        </w:rPr>
        <w:t>Identity</w:t>
      </w:r>
      <w:proofErr w:type="spellEnd"/>
      <w:r>
        <w:rPr>
          <w:i/>
          <w:iCs/>
        </w:rPr>
        <w:t xml:space="preserve"> </w:t>
      </w:r>
      <w:r w:rsidR="00146ED4">
        <w:t>egy kész megoldást kínál a felhasználókezelés megvalósítására webalkalmazás</w:t>
      </w:r>
      <w:r w:rsidR="00867014">
        <w:t>ok</w:t>
      </w:r>
      <w:r w:rsidR="00146ED4">
        <w:t>hoz.</w:t>
      </w:r>
      <w:r w:rsidR="00CC25C4">
        <w:t xml:space="preserve"> Ez magában foglalja a felhasználók adatainak kezelését, jelszavak biztonságos tárolását, felhasználói jogokat, hozzáféréseket, </w:t>
      </w:r>
      <w:proofErr w:type="spellStart"/>
      <w:r w:rsidR="009F488D" w:rsidRPr="009F488D">
        <w:rPr>
          <w:i/>
          <w:iCs/>
        </w:rPr>
        <w:t>token</w:t>
      </w:r>
      <w:r w:rsidR="009F488D">
        <w:t>-eket</w:t>
      </w:r>
      <w:proofErr w:type="spellEnd"/>
      <w:r w:rsidR="00CC25C4">
        <w:t>, email cím megerősítését, és még sok egyéb mást.</w:t>
      </w:r>
      <w:r w:rsidR="00293679">
        <w:t xml:space="preserve"> Lehetőség</w:t>
      </w:r>
      <w:r w:rsidR="00B0066C">
        <w:t>et</w:t>
      </w:r>
      <w:r w:rsidR="00293679">
        <w:t xml:space="preserve"> kínál külső profillal való bejelentkezésre többek között </w:t>
      </w:r>
      <w:r w:rsidR="00293679" w:rsidRPr="00DC5A71">
        <w:rPr>
          <w:i/>
          <w:iCs/>
        </w:rPr>
        <w:t>Facebook</w:t>
      </w:r>
      <w:r w:rsidR="00293679">
        <w:t xml:space="preserve">, </w:t>
      </w:r>
      <w:r w:rsidR="00293679" w:rsidRPr="00DC5A71">
        <w:rPr>
          <w:i/>
          <w:iCs/>
        </w:rPr>
        <w:t>Google</w:t>
      </w:r>
      <w:r w:rsidR="00293679">
        <w:t xml:space="preserve">, </w:t>
      </w:r>
      <w:r w:rsidR="00293679" w:rsidRPr="00DC5A71">
        <w:rPr>
          <w:i/>
          <w:iCs/>
        </w:rPr>
        <w:t>Microsoft Account</w:t>
      </w:r>
      <w:r w:rsidR="00293679">
        <w:t xml:space="preserve"> és </w:t>
      </w:r>
      <w:proofErr w:type="spellStart"/>
      <w:r w:rsidR="00293679" w:rsidRPr="00DC5A71">
        <w:rPr>
          <w:i/>
          <w:iCs/>
        </w:rPr>
        <w:t>Twitter</w:t>
      </w:r>
      <w:proofErr w:type="spellEnd"/>
      <w:r w:rsidR="00293679">
        <w:t xml:space="preserve"> fiókkal is regisztrálhatunk.</w:t>
      </w:r>
      <w:r w:rsidR="000D5BE8">
        <w:t xml:space="preserve"> Jelen alkalmazásunkban </w:t>
      </w:r>
      <w:proofErr w:type="gramStart"/>
      <w:r w:rsidR="000D5BE8">
        <w:t>süti</w:t>
      </w:r>
      <w:proofErr w:type="gramEnd"/>
      <w:r w:rsidR="000D5BE8">
        <w:t xml:space="preserve"> (</w:t>
      </w:r>
      <w:proofErr w:type="spellStart"/>
      <w:r w:rsidR="000D5BE8" w:rsidRPr="000D5BE8">
        <w:rPr>
          <w:i/>
          <w:iCs/>
        </w:rPr>
        <w:t>cookie</w:t>
      </w:r>
      <w:proofErr w:type="spellEnd"/>
      <w:r w:rsidR="000D5BE8">
        <w:rPr>
          <w:i/>
          <w:iCs/>
        </w:rPr>
        <w:t xml:space="preserve">) </w:t>
      </w:r>
      <w:r w:rsidR="000D5BE8">
        <w:t>alapú azonosítást használunk a bejelentkezést követően.</w:t>
      </w:r>
    </w:p>
    <w:p w14:paraId="70B73440" w14:textId="44AFE66E" w:rsidR="004D2B33" w:rsidRDefault="004D2B33" w:rsidP="00722D7B">
      <w:pPr>
        <w:pStyle w:val="Cmsor3"/>
      </w:pPr>
      <w:bookmarkStart w:id="521" w:name="_Toc57927275"/>
      <w:r>
        <w:lastRenderedPageBreak/>
        <w:t>A</w:t>
      </w:r>
      <w:r w:rsidR="00F26635">
        <w:t>SP .</w:t>
      </w:r>
      <w:r>
        <w:t>N</w:t>
      </w:r>
      <w:r w:rsidR="00F26635">
        <w:t xml:space="preserve">ET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 </w:t>
      </w:r>
      <w:proofErr w:type="spellStart"/>
      <w:r>
        <w:t>MongoDbCore</w:t>
      </w:r>
      <w:bookmarkEnd w:id="521"/>
      <w:proofErr w:type="spellEnd"/>
    </w:p>
    <w:p w14:paraId="42774BAC" w14:textId="5305CC1D" w:rsidR="0040565C" w:rsidRPr="0061657C" w:rsidRDefault="0040565C" w:rsidP="0040565C">
      <w:r>
        <w:t xml:space="preserve">A címben említett </w:t>
      </w:r>
      <w:proofErr w:type="spellStart"/>
      <w:r w:rsidRPr="0040565C">
        <w:rPr>
          <w:i/>
          <w:iCs/>
        </w:rPr>
        <w:t>NuGet</w:t>
      </w:r>
      <w:proofErr w:type="spellEnd"/>
      <w:r>
        <w:t xml:space="preserve"> csomag</w:t>
      </w:r>
      <w:r w:rsidR="001B433B">
        <w:t xml:space="preserve"> a</w:t>
      </w:r>
      <w:r w:rsidR="00B70E1E">
        <w:t xml:space="preserve">lapvetően </w:t>
      </w:r>
      <w:r w:rsidR="00F26E49">
        <w:t xml:space="preserve">a korábban említett </w:t>
      </w:r>
      <w:r w:rsidR="00F26E49" w:rsidRPr="00F26E49">
        <w:rPr>
          <w:i/>
          <w:iCs/>
        </w:rPr>
        <w:t xml:space="preserve">ASP .NET </w:t>
      </w:r>
      <w:proofErr w:type="spellStart"/>
      <w:r w:rsidR="00F26E49" w:rsidRPr="00F26E49">
        <w:rPr>
          <w:i/>
          <w:iCs/>
        </w:rPr>
        <w:t>Core</w:t>
      </w:r>
      <w:proofErr w:type="spellEnd"/>
      <w:r w:rsidR="00522228">
        <w:rPr>
          <w:i/>
          <w:iCs/>
        </w:rPr>
        <w:t xml:space="preserve"> </w:t>
      </w:r>
      <w:proofErr w:type="spellStart"/>
      <w:r w:rsidR="00522228">
        <w:rPr>
          <w:i/>
          <w:iCs/>
        </w:rPr>
        <w:t>Identity</w:t>
      </w:r>
      <w:r w:rsidR="00522228">
        <w:t>-hez</w:t>
      </w:r>
      <w:proofErr w:type="spellEnd"/>
      <w:r w:rsidR="00522228">
        <w:t xml:space="preserve"> készült adapter</w:t>
      </w:r>
      <w:r w:rsidR="001B433B">
        <w:t>.</w:t>
      </w:r>
      <w:r w:rsidR="0061657C">
        <w:t xml:space="preserve"> Lehetővé teszi, hogy ne csak </w:t>
      </w:r>
      <w:r w:rsidR="0061657C" w:rsidRPr="0061657C">
        <w:rPr>
          <w:i/>
          <w:iCs/>
        </w:rPr>
        <w:t>Microsoft SQL Server</w:t>
      </w:r>
      <w:r w:rsidR="0061657C">
        <w:t xml:space="preserve"> helyett </w:t>
      </w:r>
      <w:proofErr w:type="spellStart"/>
      <w:r w:rsidR="0061657C" w:rsidRPr="0061657C">
        <w:rPr>
          <w:i/>
          <w:iCs/>
        </w:rPr>
        <w:t>MongoDb</w:t>
      </w:r>
      <w:proofErr w:type="spellEnd"/>
      <w:r w:rsidR="0061657C">
        <w:t xml:space="preserve"> alapú adatbázisunkban tároljuk a felhasználók adatait.</w:t>
      </w:r>
    </w:p>
    <w:p w14:paraId="4B55A580" w14:textId="47AB45A3" w:rsidR="00395BF6" w:rsidRDefault="00A81E79" w:rsidP="003E76AF">
      <w:pPr>
        <w:pStyle w:val="Cmsor2"/>
      </w:pPr>
      <w:bookmarkStart w:id="522" w:name="_Toc57927276"/>
      <w:proofErr w:type="spellStart"/>
      <w:r>
        <w:t>React</w:t>
      </w:r>
      <w:bookmarkEnd w:id="522"/>
      <w:proofErr w:type="spellEnd"/>
    </w:p>
    <w:p w14:paraId="6209ADAF" w14:textId="6E6B0F57" w:rsidR="008038C2" w:rsidRPr="00B617B6" w:rsidRDefault="000B534A" w:rsidP="00C90B87">
      <w:r>
        <w:t xml:space="preserve">A </w:t>
      </w:r>
      <w:proofErr w:type="spellStart"/>
      <w:r w:rsidRPr="000B534A">
        <w:rPr>
          <w:i/>
          <w:iCs/>
        </w:rPr>
        <w:t>React</w:t>
      </w:r>
      <w:proofErr w:type="spellEnd"/>
      <w:r>
        <w:rPr>
          <w:i/>
          <w:iCs/>
        </w:rPr>
        <w:t xml:space="preserve"> </w:t>
      </w:r>
      <w:r>
        <w:t xml:space="preserve">vagy más nevén </w:t>
      </w:r>
      <w:r w:rsidRPr="000B534A">
        <w:rPr>
          <w:i/>
          <w:iCs/>
        </w:rPr>
        <w:t>React.js</w:t>
      </w:r>
      <w:r>
        <w:rPr>
          <w:i/>
          <w:iCs/>
        </w:rPr>
        <w:t xml:space="preserve"> </w:t>
      </w:r>
      <w:r>
        <w:t xml:space="preserve">egy nyílt forráskódú, frontend, </w:t>
      </w:r>
      <w:r w:rsidRPr="000B534A">
        <w:rPr>
          <w:i/>
          <w:iCs/>
        </w:rPr>
        <w:t>JavaScript</w:t>
      </w:r>
      <w:r>
        <w:rPr>
          <w:i/>
          <w:iCs/>
        </w:rPr>
        <w:t xml:space="preserve"> </w:t>
      </w:r>
      <w:r>
        <w:t>könyvtár, amely segítségével a fejlesztők felhasználói felületeket (</w:t>
      </w:r>
      <w:proofErr w:type="spellStart"/>
      <w:r w:rsidRPr="000B534A">
        <w:rPr>
          <w:i/>
          <w:iCs/>
        </w:rPr>
        <w:t>User</w:t>
      </w:r>
      <w:proofErr w:type="spellEnd"/>
      <w:r w:rsidRPr="000B534A">
        <w:rPr>
          <w:i/>
          <w:iCs/>
        </w:rPr>
        <w:t xml:space="preserve"> </w:t>
      </w:r>
      <w:proofErr w:type="spellStart"/>
      <w:r w:rsidRPr="000B534A">
        <w:rPr>
          <w:i/>
          <w:iCs/>
        </w:rPr>
        <w:t>Interface</w:t>
      </w:r>
      <w:proofErr w:type="spellEnd"/>
      <w:r w:rsidRPr="000B534A">
        <w:t>)</w:t>
      </w:r>
      <w:r>
        <w:t xml:space="preserve"> vagy UI komponenseket készíthetnek</w:t>
      </w:r>
      <w:r w:rsidR="00AD5350">
        <w:t xml:space="preserve">. A </w:t>
      </w:r>
      <w:r w:rsidR="00AD5350" w:rsidRPr="00AD5350">
        <w:rPr>
          <w:i/>
          <w:iCs/>
        </w:rPr>
        <w:t>React.js</w:t>
      </w:r>
      <w:r w:rsidR="00AD5350">
        <w:t xml:space="preserve"> alapvetően webes felületekhez lett tervezve, de a </w:t>
      </w:r>
      <w:proofErr w:type="spellStart"/>
      <w:r w:rsidR="00AD5350" w:rsidRPr="00AD5350">
        <w:rPr>
          <w:i/>
          <w:iCs/>
        </w:rPr>
        <w:t>React</w:t>
      </w:r>
      <w:proofErr w:type="spellEnd"/>
      <w:r w:rsidR="00AD5350" w:rsidRPr="00AD5350">
        <w:rPr>
          <w:i/>
          <w:iCs/>
        </w:rPr>
        <w:t xml:space="preserve"> </w:t>
      </w:r>
      <w:proofErr w:type="spellStart"/>
      <w:r w:rsidR="00AD5350" w:rsidRPr="00AD5350">
        <w:rPr>
          <w:i/>
          <w:iCs/>
        </w:rPr>
        <w:t>Native</w:t>
      </w:r>
      <w:proofErr w:type="spellEnd"/>
      <w:r w:rsidR="00AD5350">
        <w:t xml:space="preserve"> segítségével natív mobilalkalmazásokat is fejleszthetünk. </w:t>
      </w:r>
      <w:r w:rsidR="00F3707B">
        <w:t xml:space="preserve">Jelen alkalmazásunkban egy kliens oldali </w:t>
      </w:r>
      <w:r w:rsidR="00F3707B" w:rsidRPr="00F3707B">
        <w:rPr>
          <w:i/>
          <w:iCs/>
        </w:rPr>
        <w:t>SPA</w:t>
      </w:r>
      <w:r w:rsidR="00F3707B">
        <w:t xml:space="preserve">-t fogunk megvalósítani melynek alapjául a </w:t>
      </w:r>
      <w:proofErr w:type="spellStart"/>
      <w:r w:rsidR="00F3707B" w:rsidRPr="00F3707B">
        <w:rPr>
          <w:i/>
          <w:iCs/>
        </w:rPr>
        <w:t>React</w:t>
      </w:r>
      <w:proofErr w:type="spellEnd"/>
      <w:r w:rsidR="00F3707B">
        <w:rPr>
          <w:i/>
          <w:iCs/>
        </w:rPr>
        <w:t xml:space="preserve"> </w:t>
      </w:r>
      <w:r w:rsidR="00F3707B">
        <w:t>fog szolgálni.</w:t>
      </w:r>
      <w:r w:rsidR="008F1E3C">
        <w:t xml:space="preserve"> Jelenleg a legnépszerűbb </w:t>
      </w:r>
      <w:r w:rsidR="008F1E3C" w:rsidRPr="008F1E3C">
        <w:rPr>
          <w:i/>
          <w:iCs/>
        </w:rPr>
        <w:t>JavaScript</w:t>
      </w:r>
      <w:r w:rsidR="008F1E3C">
        <w:t xml:space="preserve"> keretrendszer a piacon. Komponens alapú fejlesztést tesz lehetővé, amel</w:t>
      </w:r>
      <w:r w:rsidR="00A11E94">
        <w:t xml:space="preserve">lyel </w:t>
      </w:r>
      <w:r w:rsidR="009F2B95">
        <w:t>csökkenthet</w:t>
      </w:r>
      <w:r w:rsidR="00A11E94">
        <w:t>ő</w:t>
      </w:r>
      <w:r w:rsidR="009F2B95">
        <w:t xml:space="preserve"> a kód </w:t>
      </w:r>
      <w:proofErr w:type="spellStart"/>
      <w:r w:rsidR="009F2B95">
        <w:t>duplikáció</w:t>
      </w:r>
      <w:proofErr w:type="spellEnd"/>
      <w:r w:rsidR="009F2B95">
        <w:t xml:space="preserve"> és </w:t>
      </w:r>
      <w:r w:rsidR="00A11E94">
        <w:t>újra felhasználhatóak a komponensek.</w:t>
      </w:r>
      <w:r w:rsidR="00620936">
        <w:t xml:space="preserve"> </w:t>
      </w:r>
      <w:sdt>
        <w:sdtPr>
          <w:id w:val="628903096"/>
          <w:citation/>
        </w:sdtPr>
        <w:sdtEndPr/>
        <w:sdtContent>
          <w:r w:rsidR="00620936">
            <w:fldChar w:fldCharType="begin"/>
          </w:r>
          <w:r w:rsidR="00620936">
            <w:instrText xml:space="preserve"> CITATION reactwiki \l 1038 </w:instrText>
          </w:r>
          <w:r w:rsidR="00620936">
            <w:fldChar w:fldCharType="separate"/>
          </w:r>
          <w:r w:rsidR="00CB49BF">
            <w:rPr>
              <w:noProof/>
            </w:rPr>
            <w:t>[11]</w:t>
          </w:r>
          <w:r w:rsidR="00620936">
            <w:fldChar w:fldCharType="end"/>
          </w:r>
        </w:sdtContent>
      </w:sdt>
      <w:r w:rsidR="008A79E1" w:rsidRPr="008A79E1">
        <w:t xml:space="preserve"> </w:t>
      </w:r>
      <w:r w:rsidR="007226C0">
        <w:t>Egy komponensen belül definiálhatunk bemeneti paramétereket (</w:t>
      </w:r>
      <w:proofErr w:type="spellStart"/>
      <w:r w:rsidR="007226C0" w:rsidRPr="007226C0">
        <w:rPr>
          <w:i/>
          <w:iCs/>
        </w:rPr>
        <w:t>props</w:t>
      </w:r>
      <w:proofErr w:type="spellEnd"/>
      <w:r w:rsidR="007226C0">
        <w:t>), a komponenshez tartozó állapot változóját (</w:t>
      </w:r>
      <w:proofErr w:type="spellStart"/>
      <w:r w:rsidR="007226C0">
        <w:rPr>
          <w:i/>
          <w:iCs/>
        </w:rPr>
        <w:t>state</w:t>
      </w:r>
      <w:proofErr w:type="spellEnd"/>
      <w:r w:rsidR="007226C0">
        <w:t xml:space="preserve">), illetve egy </w:t>
      </w:r>
      <w:proofErr w:type="spellStart"/>
      <w:r w:rsidR="007226C0">
        <w:t>render</w:t>
      </w:r>
      <w:proofErr w:type="spellEnd"/>
      <w:r w:rsidR="007226C0">
        <w:t xml:space="preserve"> metódust, amely visszaadja, hogy mit jelenítsen meg a komponens. Ez utóbbinál használható a </w:t>
      </w:r>
      <w:r w:rsidR="007226C0" w:rsidRPr="007226C0">
        <w:rPr>
          <w:i/>
          <w:iCs/>
        </w:rPr>
        <w:t>JSX (JavaScript XML)</w:t>
      </w:r>
      <w:r w:rsidR="007226C0">
        <w:t xml:space="preserve"> </w:t>
      </w:r>
      <w:r w:rsidR="002D61CC" w:rsidRPr="002D61CC">
        <w:t>szintakszis</w:t>
      </w:r>
      <w:r w:rsidR="002D61CC">
        <w:t xml:space="preserve"> (ld</w:t>
      </w:r>
      <w:r w:rsidR="00B30569">
        <w:t>.</w:t>
      </w:r>
      <w:r w:rsidR="002D61CC">
        <w:t>: 3.3.1</w:t>
      </w:r>
      <w:r w:rsidR="00F272CC">
        <w:t>. fejezet</w:t>
      </w:r>
      <w:r w:rsidR="002D61CC">
        <w:t xml:space="preserve">). </w:t>
      </w:r>
      <w:r w:rsidR="008A79E1">
        <w:t xml:space="preserve">Jelen alkalmazás frontend részének alapját képezi a </w:t>
      </w:r>
      <w:proofErr w:type="spellStart"/>
      <w:r w:rsidR="008A79E1" w:rsidRPr="008A79E1">
        <w:rPr>
          <w:i/>
          <w:iCs/>
        </w:rPr>
        <w:t>React</w:t>
      </w:r>
      <w:proofErr w:type="spellEnd"/>
      <w:r w:rsidR="008A79E1">
        <w:t>.</w:t>
      </w:r>
      <w:r w:rsidR="00C90B87">
        <w:t xml:space="preserve"> </w:t>
      </w:r>
      <w:r w:rsidR="00654776">
        <w:t xml:space="preserve">Fontos megemlíteni, hogy bár a </w:t>
      </w:r>
      <w:proofErr w:type="spellStart"/>
      <w:r w:rsidR="00654776" w:rsidRPr="001B1C60">
        <w:rPr>
          <w:i/>
          <w:iCs/>
        </w:rPr>
        <w:t>React</w:t>
      </w:r>
      <w:proofErr w:type="spellEnd"/>
      <w:r w:rsidR="00654776">
        <w:t xml:space="preserve"> </w:t>
      </w:r>
      <w:r w:rsidR="001B1C60">
        <w:t xml:space="preserve">alapvetően egy </w:t>
      </w:r>
      <w:r w:rsidR="001B1C60" w:rsidRPr="001B1C60">
        <w:rPr>
          <w:i/>
          <w:iCs/>
        </w:rPr>
        <w:t>JavaScript</w:t>
      </w:r>
      <w:r w:rsidR="001B1C60">
        <w:rPr>
          <w:i/>
          <w:iCs/>
        </w:rPr>
        <w:t xml:space="preserve"> </w:t>
      </w:r>
      <w:r w:rsidR="001B1C60">
        <w:t>könyvtár</w:t>
      </w:r>
      <w:r w:rsidR="00B617B6">
        <w:t xml:space="preserve">, létezik </w:t>
      </w:r>
      <w:proofErr w:type="spellStart"/>
      <w:r w:rsidR="00B617B6" w:rsidRPr="00B617B6">
        <w:rPr>
          <w:i/>
          <w:iCs/>
        </w:rPr>
        <w:t>Typescript</w:t>
      </w:r>
      <w:proofErr w:type="spellEnd"/>
      <w:r w:rsidR="00B617B6" w:rsidRPr="00B617B6">
        <w:rPr>
          <w:i/>
          <w:iCs/>
        </w:rPr>
        <w:t xml:space="preserve"> </w:t>
      </w:r>
      <w:proofErr w:type="spellStart"/>
      <w:r w:rsidR="00B617B6" w:rsidRPr="00B617B6">
        <w:rPr>
          <w:i/>
          <w:iCs/>
        </w:rPr>
        <w:t>React</w:t>
      </w:r>
      <w:proofErr w:type="spellEnd"/>
      <w:r w:rsidR="00B617B6">
        <w:rPr>
          <w:i/>
          <w:iCs/>
        </w:rPr>
        <w:t xml:space="preserve"> </w:t>
      </w:r>
      <w:r w:rsidR="00B617B6">
        <w:t xml:space="preserve">változata is, amelyet </w:t>
      </w:r>
      <w:proofErr w:type="spellStart"/>
      <w:r w:rsidR="00B617B6" w:rsidRPr="00B617B6">
        <w:rPr>
          <w:i/>
          <w:iCs/>
        </w:rPr>
        <w:t>TypeScript</w:t>
      </w:r>
      <w:proofErr w:type="spellEnd"/>
      <w:r w:rsidR="00B617B6">
        <w:rPr>
          <w:i/>
          <w:iCs/>
        </w:rPr>
        <w:t xml:space="preserve"> </w:t>
      </w:r>
      <w:r w:rsidR="00B617B6">
        <w:t>nyelven programozhatunk.</w:t>
      </w:r>
    </w:p>
    <w:p w14:paraId="4A15FC0C" w14:textId="3B2E7076" w:rsidR="004617DE" w:rsidRPr="004617DE" w:rsidRDefault="000B720C" w:rsidP="006E26BB">
      <w:r>
        <w:t xml:space="preserve">A </w:t>
      </w:r>
      <w:proofErr w:type="spellStart"/>
      <w:r w:rsidRPr="000B720C">
        <w:rPr>
          <w:i/>
          <w:iCs/>
        </w:rPr>
        <w:t>React</w:t>
      </w:r>
      <w:proofErr w:type="spellEnd"/>
      <w:r>
        <w:t xml:space="preserve"> keretrendszer</w:t>
      </w:r>
      <w:r w:rsidR="00DB7A4E">
        <w:t xml:space="preserve"> a</w:t>
      </w:r>
      <w:r>
        <w:t xml:space="preserve"> versenytársainál gyorsabb működést ígér. </w:t>
      </w:r>
      <w:r w:rsidR="004617DE">
        <w:t xml:space="preserve">Az alábbi ábrán láthatjuk, hogy az népszerű keretrendszerek esetében a böngészőnek mennyi időre volt szüksége összesen </w:t>
      </w:r>
      <w:r w:rsidR="009811FC">
        <w:t>ugyanazon</w:t>
      </w:r>
      <w:r w:rsidR="004617DE">
        <w:t xml:space="preserve"> </w:t>
      </w:r>
      <w:r w:rsidR="004617DE" w:rsidRPr="004617DE">
        <w:rPr>
          <w:i/>
          <w:iCs/>
        </w:rPr>
        <w:t>JavaScript</w:t>
      </w:r>
      <w:r w:rsidR="004617DE">
        <w:t xml:space="preserve"> kód futtatásához.</w:t>
      </w:r>
    </w:p>
    <w:p w14:paraId="703D7D55" w14:textId="77777777" w:rsidR="004617DE" w:rsidRDefault="002365F2" w:rsidP="004617D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60DD56" wp14:editId="0359C62C">
            <wp:extent cx="4913503" cy="2907424"/>
            <wp:effectExtent l="190500" t="190500" r="192405" b="1981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0168" cy="2952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E9F305" w14:textId="04C9CE00" w:rsidR="00C24FD1" w:rsidRPr="00F3707B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12</w:t>
      </w:r>
      <w:r>
        <w:rPr>
          <w:noProof/>
        </w:rPr>
        <w:fldChar w:fldCharType="end"/>
      </w:r>
      <w:r w:rsidR="004617DE">
        <w:t>. ábra: Népszerű JavaScript keretrendszerek sebességének összehasonlítása</w:t>
      </w:r>
      <w:r w:rsidR="00FC1285">
        <w:t xml:space="preserve"> </w:t>
      </w:r>
      <w:sdt>
        <w:sdtPr>
          <w:id w:val="1624657677"/>
          <w:citation/>
        </w:sdtPr>
        <w:sdtEndPr/>
        <w:sdtContent>
          <w:r w:rsidR="00FC1285">
            <w:fldChar w:fldCharType="begin"/>
          </w:r>
          <w:r w:rsidR="00FC1285">
            <w:instrText xml:space="preserve"> CITATION Seb16 \l 1038 </w:instrText>
          </w:r>
          <w:r w:rsidR="00FC1285">
            <w:fldChar w:fldCharType="separate"/>
          </w:r>
          <w:r w:rsidR="00CB49BF">
            <w:rPr>
              <w:noProof/>
            </w:rPr>
            <w:t>[12]</w:t>
          </w:r>
          <w:r w:rsidR="00FC1285">
            <w:fldChar w:fldCharType="end"/>
          </w:r>
        </w:sdtContent>
      </w:sdt>
    </w:p>
    <w:p w14:paraId="264D2965" w14:textId="194F4EAC" w:rsidR="006F2099" w:rsidRDefault="006F2099" w:rsidP="00722D7B">
      <w:pPr>
        <w:pStyle w:val="Cmsor3"/>
      </w:pPr>
      <w:bookmarkStart w:id="523" w:name="_Toc57927277"/>
      <w:r>
        <w:t>JSX</w:t>
      </w:r>
      <w:bookmarkEnd w:id="523"/>
    </w:p>
    <w:p w14:paraId="31231E4B" w14:textId="6A29FDE0" w:rsidR="007226C0" w:rsidRDefault="00EF4634" w:rsidP="00EF4634">
      <w:r>
        <w:t xml:space="preserve">A </w:t>
      </w:r>
      <w:r w:rsidR="00912684" w:rsidRPr="00912684">
        <w:rPr>
          <w:i/>
          <w:iCs/>
        </w:rPr>
        <w:t>JSX</w:t>
      </w:r>
      <w:r>
        <w:t xml:space="preserve"> </w:t>
      </w:r>
      <w:r w:rsidR="00912684" w:rsidRPr="00912684">
        <w:t xml:space="preserve">egy szintaxis kiterjesztés a </w:t>
      </w:r>
      <w:r w:rsidR="00912684" w:rsidRPr="00EF4634">
        <w:rPr>
          <w:i/>
          <w:iCs/>
        </w:rPr>
        <w:t>JavaScript</w:t>
      </w:r>
      <w:r w:rsidR="00912684" w:rsidRPr="00912684">
        <w:t xml:space="preserve"> nyelvhez</w:t>
      </w:r>
      <w:r w:rsidR="00FB77C6">
        <w:t>.</w:t>
      </w:r>
      <w:r w:rsidR="004C7462">
        <w:t xml:space="preserve"> </w:t>
      </w:r>
      <w:r w:rsidR="00FB77C6">
        <w:t xml:space="preserve"> </w:t>
      </w:r>
      <w:r w:rsidR="00AC01C1">
        <w:t>A</w:t>
      </w:r>
      <w:r w:rsidR="004C7462">
        <w:t xml:space="preserve"> megjelenést és a logikát nem választja külön, hanem </w:t>
      </w:r>
      <w:r w:rsidR="004C7462" w:rsidRPr="004C7462">
        <w:rPr>
          <w:i/>
          <w:iCs/>
        </w:rPr>
        <w:t>HTML</w:t>
      </w:r>
      <w:r w:rsidR="004C7462">
        <w:t xml:space="preserve"> elemeket helyezhetünk a </w:t>
      </w:r>
      <w:r w:rsidR="004C7462" w:rsidRPr="004C7462">
        <w:rPr>
          <w:i/>
          <w:iCs/>
        </w:rPr>
        <w:t>JavaScript</w:t>
      </w:r>
      <w:r w:rsidR="004C7462">
        <w:t xml:space="preserve"> kódunkba</w:t>
      </w:r>
      <w:r w:rsidR="00FB77C6">
        <w:t>.</w:t>
      </w:r>
      <w:r w:rsidR="00AC01C1">
        <w:t xml:space="preserve"> Miután ezek gyakran összefüggenek a kód átláthatóbb és karbantarthatóbb lesz. A </w:t>
      </w:r>
      <w:proofErr w:type="spellStart"/>
      <w:r w:rsidR="00AC01C1" w:rsidRPr="00FB77C6">
        <w:rPr>
          <w:i/>
          <w:iCs/>
        </w:rPr>
        <w:t>React</w:t>
      </w:r>
      <w:proofErr w:type="spellEnd"/>
      <w:r w:rsidR="00AC01C1" w:rsidRPr="00912684">
        <w:t xml:space="preserve"> </w:t>
      </w:r>
      <w:r w:rsidR="00AC01C1">
        <w:t xml:space="preserve">nem követeli meg a használatát, ellenben </w:t>
      </w:r>
      <w:r w:rsidR="00A23AB6">
        <w:t>erősen ajánlott, hogy minél kényelmesebb legyen a fejlesztés</w:t>
      </w:r>
      <w:r w:rsidR="00AC01C1">
        <w:t>.</w:t>
      </w:r>
      <w:r w:rsidR="00F219C7">
        <w:t xml:space="preserve"> Rendkívül hasonlít a </w:t>
      </w:r>
      <w:r w:rsidR="00F219C7" w:rsidRPr="00F219C7">
        <w:rPr>
          <w:i/>
          <w:iCs/>
        </w:rPr>
        <w:t>HTML</w:t>
      </w:r>
      <w:r w:rsidR="00F219C7">
        <w:t>-hez</w:t>
      </w:r>
      <w:r w:rsidR="006C1CB8">
        <w:t xml:space="preserve"> </w:t>
      </w:r>
      <w:r w:rsidR="00F219C7">
        <w:t>így nem sok idő elsajátítani a használatát.</w:t>
      </w:r>
      <w:r w:rsidR="00912684">
        <w:t xml:space="preserve"> </w:t>
      </w:r>
      <w:sdt>
        <w:sdtPr>
          <w:id w:val="1090276176"/>
          <w:citation/>
        </w:sdtPr>
        <w:sdtEndPr/>
        <w:sdtContent>
          <w:r w:rsidR="009B06D1">
            <w:fldChar w:fldCharType="begin"/>
          </w:r>
          <w:r w:rsidR="009B06D1">
            <w:instrText xml:space="preserve"> CITATION Rea20 \l 1038 </w:instrText>
          </w:r>
          <w:r w:rsidR="009B06D1">
            <w:fldChar w:fldCharType="separate"/>
          </w:r>
          <w:r w:rsidR="00CB49BF">
            <w:rPr>
              <w:noProof/>
            </w:rPr>
            <w:t>[13]</w:t>
          </w:r>
          <w:r w:rsidR="009B06D1">
            <w:fldChar w:fldCharType="end"/>
          </w:r>
        </w:sdtContent>
      </w:sdt>
      <w:r w:rsidR="007226C0">
        <w:t xml:space="preserve"> </w:t>
      </w:r>
    </w:p>
    <w:p w14:paraId="25219782" w14:textId="682FFBED" w:rsidR="00B86C47" w:rsidRDefault="00E93CE3" w:rsidP="00EF4634">
      <w:r>
        <w:t>Például, a</w:t>
      </w:r>
      <w:r w:rsidR="00B86C47">
        <w:t xml:space="preserve">z alábbi függvény paraméterül kap egy </w:t>
      </w:r>
      <w:proofErr w:type="spellStart"/>
      <w:r w:rsidR="00B86C47">
        <w:t>user</w:t>
      </w:r>
      <w:proofErr w:type="spellEnd"/>
      <w:r w:rsidR="00B86C47">
        <w:t xml:space="preserve"> változót, amennyiben a változó inicializálva van, visszaad egy címsort melynek a tartalma „Helló, &lt;felhasználó neve&gt;!”. Ha a változó nincs inicializálva, akkor a visszaadott címsor tartalma „Helló, idegen.” lesz.</w:t>
      </w:r>
    </w:p>
    <w:p w14:paraId="40D1F7E9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proofErr w:type="spellStart"/>
      <w:r w:rsidRPr="00481E0C">
        <w:rPr>
          <w:color w:val="000000"/>
          <w:lang w:eastAsia="hu-HU"/>
        </w:rPr>
        <w:t>function</w:t>
      </w:r>
      <w:proofErr w:type="spellEnd"/>
      <w:r w:rsidRPr="00481E0C">
        <w:rPr>
          <w:color w:val="000000"/>
          <w:lang w:eastAsia="hu-HU"/>
        </w:rPr>
        <w:t xml:space="preserve"> </w:t>
      </w:r>
      <w:proofErr w:type="spellStart"/>
      <w:r w:rsidRPr="00481E0C">
        <w:rPr>
          <w:color w:val="000000"/>
          <w:lang w:eastAsia="hu-HU"/>
        </w:rPr>
        <w:t>getGreeting</w:t>
      </w:r>
      <w:proofErr w:type="spellEnd"/>
      <w:r w:rsidRPr="00481E0C">
        <w:rPr>
          <w:color w:val="000000"/>
          <w:lang w:eastAsia="hu-HU"/>
        </w:rPr>
        <w:t>(</w:t>
      </w:r>
      <w:proofErr w:type="spellStart"/>
      <w:r w:rsidRPr="00481E0C">
        <w:rPr>
          <w:color w:val="000000"/>
          <w:lang w:eastAsia="hu-HU"/>
        </w:rPr>
        <w:t>user</w:t>
      </w:r>
      <w:proofErr w:type="spellEnd"/>
      <w:r w:rsidRPr="00481E0C">
        <w:rPr>
          <w:color w:val="000000"/>
          <w:lang w:eastAsia="hu-HU"/>
        </w:rPr>
        <w:t>) {</w:t>
      </w:r>
    </w:p>
    <w:p w14:paraId="52207764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</w:t>
      </w:r>
      <w:proofErr w:type="spellStart"/>
      <w:r w:rsidRPr="00481E0C">
        <w:rPr>
          <w:color w:val="000000"/>
          <w:lang w:eastAsia="hu-HU"/>
        </w:rPr>
        <w:t>if</w:t>
      </w:r>
      <w:proofErr w:type="spellEnd"/>
      <w:r w:rsidRPr="00481E0C">
        <w:rPr>
          <w:color w:val="000000"/>
          <w:lang w:eastAsia="hu-HU"/>
        </w:rPr>
        <w:t xml:space="preserve"> (</w:t>
      </w:r>
      <w:proofErr w:type="spellStart"/>
      <w:r w:rsidRPr="00481E0C">
        <w:rPr>
          <w:color w:val="000000"/>
          <w:lang w:eastAsia="hu-HU"/>
        </w:rPr>
        <w:t>user</w:t>
      </w:r>
      <w:proofErr w:type="spellEnd"/>
      <w:r w:rsidRPr="00481E0C">
        <w:rPr>
          <w:color w:val="000000"/>
          <w:lang w:eastAsia="hu-HU"/>
        </w:rPr>
        <w:t>) {</w:t>
      </w:r>
    </w:p>
    <w:p w14:paraId="429117B0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  </w:t>
      </w:r>
      <w:proofErr w:type="spellStart"/>
      <w:r w:rsidRPr="00481E0C">
        <w:rPr>
          <w:color w:val="000000"/>
          <w:lang w:eastAsia="hu-HU"/>
        </w:rPr>
        <w:t>return</w:t>
      </w:r>
      <w:proofErr w:type="spellEnd"/>
      <w:r w:rsidRPr="00481E0C">
        <w:rPr>
          <w:color w:val="000000"/>
          <w:lang w:eastAsia="hu-HU"/>
        </w:rPr>
        <w:t xml:space="preserve"> &lt;h1&gt;Helló, {</w:t>
      </w:r>
      <w:proofErr w:type="spellStart"/>
      <w:r w:rsidRPr="00481E0C">
        <w:rPr>
          <w:color w:val="000000"/>
          <w:lang w:eastAsia="hu-HU"/>
        </w:rPr>
        <w:t>formatName</w:t>
      </w:r>
      <w:proofErr w:type="spellEnd"/>
      <w:r w:rsidRPr="00481E0C">
        <w:rPr>
          <w:color w:val="000000"/>
          <w:lang w:eastAsia="hu-HU"/>
        </w:rPr>
        <w:t>(</w:t>
      </w:r>
      <w:proofErr w:type="spellStart"/>
      <w:r w:rsidRPr="00481E0C">
        <w:rPr>
          <w:color w:val="000000"/>
          <w:lang w:eastAsia="hu-HU"/>
        </w:rPr>
        <w:t>user</w:t>
      </w:r>
      <w:proofErr w:type="spellEnd"/>
      <w:r w:rsidRPr="00481E0C">
        <w:rPr>
          <w:color w:val="000000"/>
          <w:lang w:eastAsia="hu-HU"/>
        </w:rPr>
        <w:t>)</w:t>
      </w:r>
      <w:proofErr w:type="gramStart"/>
      <w:r w:rsidRPr="00481E0C">
        <w:rPr>
          <w:color w:val="000000"/>
          <w:lang w:eastAsia="hu-HU"/>
        </w:rPr>
        <w:t>}!&lt;</w:t>
      </w:r>
      <w:proofErr w:type="gramEnd"/>
      <w:r w:rsidRPr="00481E0C">
        <w:rPr>
          <w:color w:val="000000"/>
          <w:lang w:eastAsia="hu-HU"/>
        </w:rPr>
        <w:t>/h1&gt;;</w:t>
      </w:r>
    </w:p>
    <w:p w14:paraId="5346850A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}</w:t>
      </w:r>
    </w:p>
    <w:p w14:paraId="536AC31F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</w:t>
      </w:r>
      <w:proofErr w:type="spellStart"/>
      <w:r w:rsidRPr="00481E0C">
        <w:rPr>
          <w:color w:val="000000"/>
          <w:lang w:eastAsia="hu-HU"/>
        </w:rPr>
        <w:t>return</w:t>
      </w:r>
      <w:proofErr w:type="spellEnd"/>
      <w:r w:rsidRPr="00481E0C">
        <w:rPr>
          <w:color w:val="000000"/>
          <w:lang w:eastAsia="hu-HU"/>
        </w:rPr>
        <w:t xml:space="preserve"> &lt;h1&gt;Helló, </w:t>
      </w:r>
      <w:proofErr w:type="gramStart"/>
      <w:r w:rsidRPr="00481E0C">
        <w:rPr>
          <w:color w:val="000000"/>
          <w:lang w:eastAsia="hu-HU"/>
        </w:rPr>
        <w:t>idegen.&lt;</w:t>
      </w:r>
      <w:proofErr w:type="gramEnd"/>
      <w:r w:rsidRPr="00481E0C">
        <w:rPr>
          <w:color w:val="000000"/>
          <w:lang w:eastAsia="hu-HU"/>
        </w:rPr>
        <w:t>/h1&gt;;</w:t>
      </w:r>
    </w:p>
    <w:p w14:paraId="7B80BE1B" w14:textId="41CC6B15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>}</w:t>
      </w:r>
    </w:p>
    <w:p w14:paraId="331EF2A2" w14:textId="77777777" w:rsidR="00EF4634" w:rsidRPr="009B06D1" w:rsidRDefault="00EF4634" w:rsidP="00EF4634"/>
    <w:p w14:paraId="336DDA74" w14:textId="58907461" w:rsidR="008F1E3C" w:rsidRDefault="008F1E3C" w:rsidP="00722D7B">
      <w:pPr>
        <w:pStyle w:val="Cmsor3"/>
      </w:pPr>
      <w:bookmarkStart w:id="524" w:name="_Toc57927278"/>
      <w:proofErr w:type="spellStart"/>
      <w:r>
        <w:lastRenderedPageBreak/>
        <w:t>React</w:t>
      </w:r>
      <w:proofErr w:type="spellEnd"/>
      <w:r>
        <w:t xml:space="preserve"> </w:t>
      </w:r>
      <w:proofErr w:type="spellStart"/>
      <w:r>
        <w:t>Hooks</w:t>
      </w:r>
      <w:bookmarkEnd w:id="524"/>
      <w:proofErr w:type="spellEnd"/>
    </w:p>
    <w:p w14:paraId="38CD9D72" w14:textId="619C966F" w:rsidR="000A05E9" w:rsidRDefault="000A05E9" w:rsidP="000A05E9">
      <w:r>
        <w:t xml:space="preserve">Mint már korábban említettem a </w:t>
      </w:r>
      <w:proofErr w:type="spellStart"/>
      <w:r w:rsidRPr="000A05E9">
        <w:rPr>
          <w:i/>
          <w:iCs/>
        </w:rPr>
        <w:t>React</w:t>
      </w:r>
      <w:proofErr w:type="spellEnd"/>
      <w:r>
        <w:rPr>
          <w:i/>
          <w:iCs/>
        </w:rPr>
        <w:t xml:space="preserve"> </w:t>
      </w:r>
      <w:r>
        <w:t>esetében komponensekből építhetjük fel webalkalmazásainkat.</w:t>
      </w:r>
      <w:r w:rsidR="004F2F6B">
        <w:t xml:space="preserve"> A </w:t>
      </w:r>
      <w:proofErr w:type="spellStart"/>
      <w:r w:rsidR="004F2F6B" w:rsidRPr="004F2F6B">
        <w:rPr>
          <w:i/>
          <w:iCs/>
        </w:rPr>
        <w:t>Hook</w:t>
      </w:r>
      <w:proofErr w:type="spellEnd"/>
      <w:r w:rsidR="004F2F6B">
        <w:t xml:space="preserve">-ok (horgok) a komponenseink állapotának a kezelését könnyítik meg a programozó számára. </w:t>
      </w:r>
      <w:r w:rsidR="00565AD0">
        <w:t>Ezek használata szintén nem kötelező, viszont nagyban megkönnyíti a fejlesztést.</w:t>
      </w:r>
      <w:r w:rsidR="009B67E4">
        <w:t xml:space="preserve"> Két fontosabb függvényt mutatok be, az első a </w:t>
      </w:r>
      <w:proofErr w:type="spellStart"/>
      <w:proofErr w:type="gramStart"/>
      <w:r w:rsidR="009B67E4" w:rsidRPr="00460462">
        <w:rPr>
          <w:i/>
          <w:iCs/>
        </w:rPr>
        <w:t>useState</w:t>
      </w:r>
      <w:proofErr w:type="spellEnd"/>
      <w:r w:rsidR="009B67E4" w:rsidRPr="00460462">
        <w:rPr>
          <w:i/>
          <w:iCs/>
        </w:rPr>
        <w:t>(</w:t>
      </w:r>
      <w:proofErr w:type="gramEnd"/>
      <w:r w:rsidR="009B67E4" w:rsidRPr="00460462">
        <w:rPr>
          <w:i/>
          <w:iCs/>
        </w:rPr>
        <w:t>)</w:t>
      </w:r>
      <w:r w:rsidR="009B67E4">
        <w:t xml:space="preserve">, melynek segítségével egy új állapot változót inicializálhatunk a komponensünkben. A másik a </w:t>
      </w:r>
      <w:proofErr w:type="spellStart"/>
      <w:proofErr w:type="gramStart"/>
      <w:r w:rsidR="009B67E4" w:rsidRPr="00460462">
        <w:rPr>
          <w:i/>
          <w:iCs/>
        </w:rPr>
        <w:t>useEffect</w:t>
      </w:r>
      <w:proofErr w:type="spellEnd"/>
      <w:r w:rsidR="009B67E4" w:rsidRPr="00460462">
        <w:rPr>
          <w:i/>
          <w:iCs/>
        </w:rPr>
        <w:t>(</w:t>
      </w:r>
      <w:proofErr w:type="gramEnd"/>
      <w:r w:rsidR="009B67E4" w:rsidRPr="00460462">
        <w:rPr>
          <w:i/>
          <w:iCs/>
        </w:rPr>
        <w:t>)</w:t>
      </w:r>
      <w:r w:rsidR="009B67E4">
        <w:t xml:space="preserve"> mely paramétereként egy függvényt és </w:t>
      </w:r>
      <w:r w:rsidR="002B6CA0">
        <w:t xml:space="preserve">állapot </w:t>
      </w:r>
      <w:r w:rsidR="009B67E4">
        <w:t xml:space="preserve">változók tömbjét várja. </w:t>
      </w:r>
      <w:r w:rsidR="002B6CA0">
        <w:t>A logika egyszerű, a megadott függvény le fog futni amikor a komponens kirajzolódik, illetve</w:t>
      </w:r>
      <w:r w:rsidR="00C53EDD">
        <w:t>,</w:t>
      </w:r>
      <w:r w:rsidR="002B6CA0">
        <w:t xml:space="preserve"> ha a megadott állapot változó értéke megváltozik.</w:t>
      </w:r>
    </w:p>
    <w:p w14:paraId="76B0398C" w14:textId="7903E0FA" w:rsidR="00C53EDD" w:rsidRDefault="00C53EDD" w:rsidP="000A05E9">
      <w:r>
        <w:t>Az alábbi példa az alkalmazásom kódjából származik. Bizonyos függvények</w:t>
      </w:r>
      <w:r w:rsidR="0065243F">
        <w:t xml:space="preserve"> törzsét eltávolítottam mert lényegtelen a példa szempontjából. </w:t>
      </w:r>
      <w:r w:rsidR="003C1D0C">
        <w:t xml:space="preserve">Ez a komponens az üzenetküldést hivatott lebonyolítani. </w:t>
      </w:r>
      <w:r w:rsidR="00765D4D">
        <w:t>Két állapot változónk van, a „</w:t>
      </w:r>
      <w:proofErr w:type="spellStart"/>
      <w:r w:rsidR="00765D4D" w:rsidRPr="00765D4D">
        <w:rPr>
          <w:i/>
          <w:iCs/>
        </w:rPr>
        <w:t>users</w:t>
      </w:r>
      <w:proofErr w:type="spellEnd"/>
      <w:r w:rsidR="00765D4D">
        <w:t>” és az „</w:t>
      </w:r>
      <w:proofErr w:type="spellStart"/>
      <w:r w:rsidR="00765D4D" w:rsidRPr="00765D4D">
        <w:rPr>
          <w:i/>
          <w:iCs/>
        </w:rPr>
        <w:t>activeUser</w:t>
      </w:r>
      <w:proofErr w:type="spellEnd"/>
      <w:r w:rsidR="00765D4D">
        <w:t>”</w:t>
      </w:r>
      <w:r w:rsidR="003C1D0C">
        <w:t>, előző azon felhasználók listája</w:t>
      </w:r>
      <w:r w:rsidR="002511DA">
        <w:t>,</w:t>
      </w:r>
      <w:r w:rsidR="003C1D0C">
        <w:t xml:space="preserve"> akikkel az aktív felhasználó („</w:t>
      </w:r>
      <w:proofErr w:type="spellStart"/>
      <w:r w:rsidR="003C1D0C" w:rsidRPr="003C1D0C">
        <w:rPr>
          <w:i/>
          <w:iCs/>
        </w:rPr>
        <w:t>activeUser</w:t>
      </w:r>
      <w:proofErr w:type="spellEnd"/>
      <w:r w:rsidR="003C1D0C">
        <w:t>”) már kapcsolatba lépett.</w:t>
      </w:r>
      <w:r w:rsidR="00D77069">
        <w:t xml:space="preserve"> Amennyiben ez az aktív felhasználó értéke megváltozik, akkor újra le kell kérni a kapcsolatba lépett felhasználók listáját az </w:t>
      </w:r>
      <w:r w:rsidR="00D77069" w:rsidRPr="00D77069">
        <w:rPr>
          <w:i/>
          <w:iCs/>
        </w:rPr>
        <w:t>API</w:t>
      </w:r>
      <w:r w:rsidR="00D77069">
        <w:t>-</w:t>
      </w:r>
      <w:proofErr w:type="spellStart"/>
      <w:r w:rsidR="00D77069">
        <w:t>tól</w:t>
      </w:r>
      <w:proofErr w:type="spellEnd"/>
      <w:r w:rsidR="00D77069">
        <w:t xml:space="preserve"> (értelemszerűen már megváltozott, új felhasználó értékével).</w:t>
      </w:r>
    </w:p>
    <w:p w14:paraId="568EEB19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export </w:t>
      </w:r>
      <w:proofErr w:type="spellStart"/>
      <w:r w:rsidRPr="0095129D">
        <w:rPr>
          <w:color w:val="000000"/>
          <w:lang w:eastAsia="hu-HU"/>
        </w:rPr>
        <w:t>default</w:t>
      </w:r>
      <w:proofErr w:type="spellEnd"/>
      <w:r w:rsidRPr="0095129D">
        <w:rPr>
          <w:color w:val="000000"/>
          <w:lang w:eastAsia="hu-HU"/>
        </w:rPr>
        <w:t xml:space="preserve"> </w:t>
      </w:r>
      <w:proofErr w:type="spellStart"/>
      <w:r w:rsidRPr="0095129D">
        <w:rPr>
          <w:color w:val="000000"/>
          <w:lang w:eastAsia="hu-HU"/>
        </w:rPr>
        <w:t>function</w:t>
      </w:r>
      <w:proofErr w:type="spellEnd"/>
      <w:r w:rsidRPr="0095129D">
        <w:rPr>
          <w:color w:val="000000"/>
          <w:lang w:eastAsia="hu-HU"/>
        </w:rPr>
        <w:t xml:space="preserve"> </w:t>
      </w:r>
      <w:proofErr w:type="spellStart"/>
      <w:proofErr w:type="gramStart"/>
      <w:r w:rsidRPr="0095129D">
        <w:rPr>
          <w:color w:val="000000"/>
          <w:lang w:eastAsia="hu-HU"/>
        </w:rPr>
        <w:t>Messages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 xml:space="preserve">{ </w:t>
      </w:r>
      <w:proofErr w:type="spellStart"/>
      <w:r w:rsidRPr="0095129D">
        <w:rPr>
          <w:color w:val="000000"/>
          <w:lang w:eastAsia="hu-HU"/>
        </w:rPr>
        <w:t>match</w:t>
      </w:r>
      <w:proofErr w:type="spellEnd"/>
      <w:r w:rsidRPr="0095129D">
        <w:rPr>
          <w:color w:val="000000"/>
          <w:lang w:eastAsia="hu-HU"/>
        </w:rPr>
        <w:t xml:space="preserve"> }) {</w:t>
      </w:r>
    </w:p>
    <w:p w14:paraId="43DDFCDE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//Állapotváltozók</w:t>
      </w:r>
    </w:p>
    <w:p w14:paraId="363AA1DF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const [</w:t>
      </w:r>
      <w:proofErr w:type="spellStart"/>
      <w:r w:rsidRPr="0095129D">
        <w:rPr>
          <w:color w:val="000000"/>
          <w:lang w:eastAsia="hu-HU"/>
        </w:rPr>
        <w:t>activeUser</w:t>
      </w:r>
      <w:proofErr w:type="spellEnd"/>
      <w:r w:rsidRPr="0095129D">
        <w:rPr>
          <w:color w:val="000000"/>
          <w:lang w:eastAsia="hu-HU"/>
        </w:rPr>
        <w:t xml:space="preserve">, </w:t>
      </w:r>
      <w:proofErr w:type="spellStart"/>
      <w:r w:rsidRPr="0095129D">
        <w:rPr>
          <w:color w:val="000000"/>
          <w:lang w:eastAsia="hu-HU"/>
        </w:rPr>
        <w:t>setActiveUser</w:t>
      </w:r>
      <w:proofErr w:type="spellEnd"/>
      <w:r w:rsidRPr="0095129D">
        <w:rPr>
          <w:color w:val="000000"/>
          <w:lang w:eastAsia="hu-HU"/>
        </w:rPr>
        <w:t xml:space="preserve">] = </w:t>
      </w:r>
      <w:proofErr w:type="spellStart"/>
      <w:proofErr w:type="gramStart"/>
      <w:r w:rsidRPr="0095129D">
        <w:rPr>
          <w:color w:val="000000"/>
          <w:lang w:eastAsia="hu-HU"/>
        </w:rPr>
        <w:t>useState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>"");</w:t>
      </w:r>
    </w:p>
    <w:p w14:paraId="0260BDF5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const [</w:t>
      </w:r>
      <w:proofErr w:type="spellStart"/>
      <w:r w:rsidRPr="0095129D">
        <w:rPr>
          <w:color w:val="000000"/>
          <w:lang w:eastAsia="hu-HU"/>
        </w:rPr>
        <w:t>users</w:t>
      </w:r>
      <w:proofErr w:type="spellEnd"/>
      <w:r w:rsidRPr="0095129D">
        <w:rPr>
          <w:color w:val="000000"/>
          <w:lang w:eastAsia="hu-HU"/>
        </w:rPr>
        <w:t xml:space="preserve">, </w:t>
      </w:r>
      <w:proofErr w:type="spellStart"/>
      <w:r w:rsidRPr="0095129D">
        <w:rPr>
          <w:color w:val="000000"/>
          <w:lang w:eastAsia="hu-HU"/>
        </w:rPr>
        <w:t>setUsers</w:t>
      </w:r>
      <w:proofErr w:type="spellEnd"/>
      <w:r w:rsidRPr="0095129D">
        <w:rPr>
          <w:color w:val="000000"/>
          <w:lang w:eastAsia="hu-HU"/>
        </w:rPr>
        <w:t xml:space="preserve">] = </w:t>
      </w:r>
      <w:proofErr w:type="spellStart"/>
      <w:proofErr w:type="gramStart"/>
      <w:r w:rsidRPr="0095129D">
        <w:rPr>
          <w:color w:val="000000"/>
          <w:lang w:eastAsia="hu-HU"/>
        </w:rPr>
        <w:t>useState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>[]);</w:t>
      </w:r>
    </w:p>
    <w:p w14:paraId="552179EB" w14:textId="76DEE163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ab/>
      </w:r>
    </w:p>
    <w:p w14:paraId="5F7982D5" w14:textId="3B69FA48" w:rsidR="00C53EDD" w:rsidRPr="0095129D" w:rsidRDefault="009F2F34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</w:t>
      </w:r>
      <w:r w:rsidR="00C53EDD" w:rsidRPr="0095129D">
        <w:rPr>
          <w:color w:val="000000"/>
          <w:lang w:eastAsia="hu-HU"/>
        </w:rPr>
        <w:t xml:space="preserve">const </w:t>
      </w:r>
      <w:proofErr w:type="spellStart"/>
      <w:r w:rsidR="00C53EDD" w:rsidRPr="0095129D">
        <w:rPr>
          <w:color w:val="000000"/>
          <w:lang w:eastAsia="hu-HU"/>
        </w:rPr>
        <w:t>getUsers</w:t>
      </w:r>
      <w:proofErr w:type="spellEnd"/>
      <w:r w:rsidR="00C53EDD" w:rsidRPr="0095129D">
        <w:rPr>
          <w:color w:val="000000"/>
          <w:lang w:eastAsia="hu-HU"/>
        </w:rPr>
        <w:t xml:space="preserve"> = </w:t>
      </w:r>
      <w:proofErr w:type="spellStart"/>
      <w:r w:rsidR="00C53EDD" w:rsidRPr="0095129D">
        <w:rPr>
          <w:color w:val="000000"/>
          <w:lang w:eastAsia="hu-HU"/>
        </w:rPr>
        <w:t>async</w:t>
      </w:r>
      <w:proofErr w:type="spellEnd"/>
      <w:r w:rsidR="00C53EDD" w:rsidRPr="0095129D">
        <w:rPr>
          <w:color w:val="000000"/>
          <w:lang w:eastAsia="hu-HU"/>
        </w:rPr>
        <w:t xml:space="preserve"> () =&gt; {…}</w:t>
      </w:r>
    </w:p>
    <w:p w14:paraId="004F125A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</w:p>
    <w:p w14:paraId="747FC256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</w:t>
      </w:r>
      <w:proofErr w:type="spellStart"/>
      <w:proofErr w:type="gramStart"/>
      <w:r w:rsidRPr="0095129D">
        <w:rPr>
          <w:color w:val="000000"/>
          <w:lang w:eastAsia="hu-HU"/>
        </w:rPr>
        <w:t>useEffect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>() =&gt; {</w:t>
      </w:r>
    </w:p>
    <w:p w14:paraId="644F4D8F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    //Felhasználók listájának lekérése az API-</w:t>
      </w:r>
      <w:proofErr w:type="spellStart"/>
      <w:r w:rsidRPr="0095129D">
        <w:rPr>
          <w:color w:val="000000"/>
          <w:lang w:eastAsia="hu-HU"/>
        </w:rPr>
        <w:t>tól</w:t>
      </w:r>
      <w:proofErr w:type="spellEnd"/>
      <w:r w:rsidRPr="0095129D">
        <w:rPr>
          <w:color w:val="000000"/>
          <w:lang w:eastAsia="hu-HU"/>
        </w:rPr>
        <w:t>.</w:t>
      </w:r>
    </w:p>
    <w:p w14:paraId="515F59F7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    </w:t>
      </w:r>
      <w:proofErr w:type="spellStart"/>
      <w:proofErr w:type="gramStart"/>
      <w:r w:rsidRPr="0095129D">
        <w:rPr>
          <w:color w:val="000000"/>
          <w:lang w:eastAsia="hu-HU"/>
        </w:rPr>
        <w:t>getUsers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>);</w:t>
      </w:r>
    </w:p>
    <w:p w14:paraId="520B2B9A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}, [</w:t>
      </w:r>
      <w:proofErr w:type="spellStart"/>
      <w:r w:rsidRPr="0095129D">
        <w:rPr>
          <w:color w:val="000000"/>
          <w:lang w:eastAsia="hu-HU"/>
        </w:rPr>
        <w:t>activeUser</w:t>
      </w:r>
      <w:proofErr w:type="spellEnd"/>
      <w:r w:rsidRPr="0095129D">
        <w:rPr>
          <w:color w:val="000000"/>
          <w:lang w:eastAsia="hu-HU"/>
        </w:rPr>
        <w:t>])</w:t>
      </w:r>
    </w:p>
    <w:p w14:paraId="119488BE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</w:p>
    <w:p w14:paraId="0A4E93AE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</w:t>
      </w:r>
      <w:proofErr w:type="spellStart"/>
      <w:r w:rsidRPr="0095129D">
        <w:rPr>
          <w:color w:val="000000"/>
          <w:lang w:eastAsia="hu-HU"/>
        </w:rPr>
        <w:t>return</w:t>
      </w:r>
      <w:proofErr w:type="spellEnd"/>
      <w:r w:rsidRPr="0095129D">
        <w:rPr>
          <w:color w:val="000000"/>
          <w:lang w:eastAsia="hu-HU"/>
        </w:rPr>
        <w:t xml:space="preserve"> (</w:t>
      </w:r>
    </w:p>
    <w:p w14:paraId="2905B05F" w14:textId="6202D2A4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    &lt;div </w:t>
      </w:r>
      <w:proofErr w:type="spellStart"/>
      <w:r w:rsidRPr="0095129D">
        <w:rPr>
          <w:color w:val="000000"/>
          <w:lang w:eastAsia="hu-HU"/>
        </w:rPr>
        <w:t>className</w:t>
      </w:r>
      <w:proofErr w:type="spellEnd"/>
      <w:r w:rsidRPr="0095129D">
        <w:rPr>
          <w:color w:val="000000"/>
          <w:lang w:eastAsia="hu-HU"/>
        </w:rPr>
        <w:t>="d-</w:t>
      </w:r>
      <w:proofErr w:type="spellStart"/>
      <w:r w:rsidRPr="0095129D">
        <w:rPr>
          <w:color w:val="000000"/>
          <w:lang w:eastAsia="hu-HU"/>
        </w:rPr>
        <w:t>flex</w:t>
      </w:r>
      <w:proofErr w:type="spellEnd"/>
      <w:r w:rsidRPr="0095129D">
        <w:rPr>
          <w:color w:val="000000"/>
          <w:lang w:eastAsia="hu-HU"/>
        </w:rPr>
        <w:t xml:space="preserve"> </w:t>
      </w:r>
      <w:proofErr w:type="spellStart"/>
      <w:r w:rsidRPr="0095129D">
        <w:rPr>
          <w:color w:val="000000"/>
          <w:lang w:eastAsia="hu-HU"/>
        </w:rPr>
        <w:t>justify</w:t>
      </w:r>
      <w:proofErr w:type="spellEnd"/>
      <w:r w:rsidRPr="0095129D">
        <w:rPr>
          <w:color w:val="000000"/>
          <w:lang w:eastAsia="hu-HU"/>
        </w:rPr>
        <w:t>-</w:t>
      </w:r>
      <w:proofErr w:type="spellStart"/>
      <w:r w:rsidRPr="0095129D">
        <w:rPr>
          <w:color w:val="000000"/>
          <w:lang w:eastAsia="hu-HU"/>
        </w:rPr>
        <w:t>content</w:t>
      </w:r>
      <w:proofErr w:type="spellEnd"/>
      <w:r w:rsidRPr="0095129D">
        <w:rPr>
          <w:color w:val="000000"/>
          <w:lang w:eastAsia="hu-HU"/>
        </w:rPr>
        <w:t>-center"&gt;…);</w:t>
      </w:r>
    </w:p>
    <w:p w14:paraId="7573C172" w14:textId="5A4BE36F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>}</w:t>
      </w:r>
    </w:p>
    <w:p w14:paraId="62B405DB" w14:textId="2DC6593A" w:rsidR="00191B90" w:rsidRPr="00D141AF" w:rsidRDefault="00191B90" w:rsidP="00722D7B">
      <w:pPr>
        <w:pStyle w:val="Cmsor3"/>
      </w:pPr>
      <w:bookmarkStart w:id="525" w:name="_Toc57927279"/>
      <w:proofErr w:type="spellStart"/>
      <w:r w:rsidRPr="00D141AF">
        <w:t>React</w:t>
      </w:r>
      <w:proofErr w:type="spellEnd"/>
      <w:r w:rsidRPr="00D141AF">
        <w:t xml:space="preserve"> Router</w:t>
      </w:r>
      <w:bookmarkEnd w:id="525"/>
    </w:p>
    <w:p w14:paraId="2D59CDA1" w14:textId="332A75AD" w:rsidR="00A56F39" w:rsidRDefault="0058179B" w:rsidP="00A56F39">
      <w:r>
        <w:t xml:space="preserve">Annak ellenére, hogy </w:t>
      </w:r>
      <w:r w:rsidRPr="0058179B">
        <w:rPr>
          <w:i/>
          <w:iCs/>
        </w:rPr>
        <w:t>SPA</w:t>
      </w:r>
      <w:r>
        <w:rPr>
          <w:i/>
          <w:iCs/>
        </w:rPr>
        <w:t xml:space="preserve"> </w:t>
      </w:r>
      <w:r>
        <w:t>megközelítést alkalmazunk, nem szeretnénk minden tartalmat kizárólag egy oldalon megjeleníteni</w:t>
      </w:r>
      <w:r w:rsidR="00F91DE2">
        <w:t xml:space="preserve">, hanem navigációt szeretnénk oldalak között, linkeket szeretnénk küldeni másnak, amely nem a főoldalra mutat, hanem mondjuk jelen alkalmazás esetében például egy konkrét ingatlanra mutat. A </w:t>
      </w:r>
      <w:proofErr w:type="spellStart"/>
      <w:r w:rsidR="00F91DE2" w:rsidRPr="00F91DE2">
        <w:rPr>
          <w:i/>
          <w:iCs/>
        </w:rPr>
        <w:t>React</w:t>
      </w:r>
      <w:proofErr w:type="spellEnd"/>
      <w:r w:rsidR="00F91DE2" w:rsidRPr="00F91DE2">
        <w:rPr>
          <w:i/>
          <w:iCs/>
        </w:rPr>
        <w:t xml:space="preserve"> Router</w:t>
      </w:r>
      <w:r w:rsidR="00F91DE2">
        <w:rPr>
          <w:i/>
          <w:iCs/>
        </w:rPr>
        <w:t xml:space="preserve"> </w:t>
      </w:r>
      <w:r w:rsidR="00F91DE2">
        <w:t>ezt a problémát hivatott megoldani</w:t>
      </w:r>
      <w:r w:rsidR="0013754C">
        <w:t>. A natív érzetet növeli, hogy használhatjuk a böngésző navigációs funkcióit is.</w:t>
      </w:r>
    </w:p>
    <w:p w14:paraId="133170D8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lastRenderedPageBreak/>
        <w:t>&lt;Router&gt;</w:t>
      </w:r>
    </w:p>
    <w:p w14:paraId="6AC2C5EA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&lt;</w:t>
      </w:r>
      <w:proofErr w:type="spellStart"/>
      <w:r w:rsidRPr="00EC3A9A">
        <w:rPr>
          <w:color w:val="000000"/>
          <w:lang w:eastAsia="hu-HU"/>
        </w:rPr>
        <w:t>Navbar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loggedinState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isLoggedin</w:t>
      </w:r>
      <w:proofErr w:type="spellEnd"/>
      <w:r w:rsidRPr="00EC3A9A">
        <w:rPr>
          <w:color w:val="000000"/>
          <w:lang w:eastAsia="hu-HU"/>
        </w:rPr>
        <w:t xml:space="preserve">} </w:t>
      </w:r>
      <w:proofErr w:type="spellStart"/>
      <w:r w:rsidRPr="00EC3A9A">
        <w:rPr>
          <w:color w:val="000000"/>
          <w:lang w:eastAsia="hu-HU"/>
        </w:rPr>
        <w:t>username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username</w:t>
      </w:r>
      <w:proofErr w:type="spellEnd"/>
      <w:r w:rsidRPr="00EC3A9A">
        <w:rPr>
          <w:color w:val="000000"/>
          <w:lang w:eastAsia="hu-HU"/>
        </w:rPr>
        <w:t>} /&gt;</w:t>
      </w:r>
    </w:p>
    <w:p w14:paraId="4D2F8BBB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&lt;</w:t>
      </w:r>
      <w:proofErr w:type="spellStart"/>
      <w:r w:rsidRPr="00EC3A9A">
        <w:rPr>
          <w:color w:val="000000"/>
          <w:lang w:eastAsia="hu-HU"/>
        </w:rPr>
        <w:t>Switch</w:t>
      </w:r>
      <w:proofErr w:type="spellEnd"/>
      <w:r w:rsidRPr="00EC3A9A">
        <w:rPr>
          <w:color w:val="000000"/>
          <w:lang w:eastAsia="hu-HU"/>
        </w:rPr>
        <w:t>&gt;</w:t>
      </w:r>
    </w:p>
    <w:p w14:paraId="34106A16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exact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="/"&gt;&lt;Home /&gt;&lt;/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>&gt;</w:t>
      </w:r>
    </w:p>
    <w:p w14:paraId="74C2B012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="/ingatlan/:</w:t>
      </w:r>
      <w:proofErr w:type="spellStart"/>
      <w:r w:rsidRPr="00EC3A9A">
        <w:rPr>
          <w:color w:val="000000"/>
          <w:lang w:eastAsia="hu-HU"/>
        </w:rPr>
        <w:t>id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exact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Detail</w:t>
      </w:r>
      <w:proofErr w:type="spellEnd"/>
      <w:r w:rsidRPr="00EC3A9A">
        <w:rPr>
          <w:color w:val="000000"/>
          <w:lang w:eastAsia="hu-HU"/>
        </w:rPr>
        <w:t>} /&gt;</w:t>
      </w:r>
    </w:p>
    <w:p w14:paraId="6BE999D3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="/ingatlan/:</w:t>
      </w:r>
      <w:proofErr w:type="spellStart"/>
      <w:r w:rsidRPr="00EC3A9A">
        <w:rPr>
          <w:color w:val="000000"/>
          <w:lang w:eastAsia="hu-HU"/>
        </w:rPr>
        <w:t>id</w:t>
      </w:r>
      <w:proofErr w:type="spellEnd"/>
      <w:r w:rsidRPr="00EC3A9A">
        <w:rPr>
          <w:color w:val="000000"/>
          <w:lang w:eastAsia="hu-HU"/>
        </w:rPr>
        <w:t>/</w:t>
      </w:r>
      <w:proofErr w:type="spellStart"/>
      <w:r w:rsidRPr="00EC3A9A">
        <w:rPr>
          <w:color w:val="000000"/>
          <w:lang w:eastAsia="hu-HU"/>
        </w:rPr>
        <w:t>edit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EditIngatlan</w:t>
      </w:r>
      <w:proofErr w:type="spellEnd"/>
      <w:r w:rsidRPr="00EC3A9A">
        <w:rPr>
          <w:color w:val="000000"/>
          <w:lang w:eastAsia="hu-HU"/>
        </w:rPr>
        <w:t>} /&gt;</w:t>
      </w:r>
    </w:p>
    <w:p w14:paraId="7BBF1415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exact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>} /&gt;</w:t>
      </w:r>
    </w:p>
    <w:p w14:paraId="6C726123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>/:</w:t>
      </w:r>
      <w:proofErr w:type="spellStart"/>
      <w:r w:rsidRPr="00EC3A9A">
        <w:rPr>
          <w:color w:val="000000"/>
          <w:lang w:eastAsia="hu-HU"/>
        </w:rPr>
        <w:t>user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>} /&gt;</w:t>
      </w:r>
    </w:p>
    <w:p w14:paraId="7B057120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ab/>
      </w:r>
      <w:r w:rsidRPr="00EC3A9A">
        <w:rPr>
          <w:color w:val="000000"/>
          <w:lang w:eastAsia="hu-HU"/>
        </w:rPr>
        <w:tab/>
        <w:t>…</w:t>
      </w:r>
    </w:p>
    <w:p w14:paraId="1AD1CABE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&lt;/</w:t>
      </w:r>
      <w:proofErr w:type="spellStart"/>
      <w:r w:rsidRPr="00EC3A9A">
        <w:rPr>
          <w:color w:val="000000"/>
          <w:lang w:eastAsia="hu-HU"/>
        </w:rPr>
        <w:t>Switch</w:t>
      </w:r>
      <w:proofErr w:type="spellEnd"/>
      <w:r w:rsidRPr="00EC3A9A">
        <w:rPr>
          <w:color w:val="000000"/>
          <w:lang w:eastAsia="hu-HU"/>
        </w:rPr>
        <w:t>&gt;</w:t>
      </w:r>
    </w:p>
    <w:p w14:paraId="7D5BA712" w14:textId="77777777" w:rsidR="00A67FD7" w:rsidRPr="00F91DE2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EC3A9A">
        <w:rPr>
          <w:color w:val="000000"/>
          <w:lang w:eastAsia="hu-HU"/>
        </w:rPr>
        <w:t xml:space="preserve">      &lt;/Router&gt;</w:t>
      </w:r>
    </w:p>
    <w:p w14:paraId="7F4AF6D9" w14:textId="4C51F13C" w:rsidR="006E20FF" w:rsidRDefault="00D736F7" w:rsidP="006E20FF">
      <w:r>
        <w:t xml:space="preserve">A fenti példakódban az alkalmazás </w:t>
      </w:r>
      <w:r w:rsidR="00540074">
        <w:t>fő komponenséből</w:t>
      </w:r>
      <w:r>
        <w:t xml:space="preserve"> (</w:t>
      </w:r>
      <w:r w:rsidRPr="00D736F7">
        <w:rPr>
          <w:i/>
          <w:iCs/>
        </w:rPr>
        <w:t xml:space="preserve">App </w:t>
      </w:r>
      <w:proofErr w:type="spellStart"/>
      <w:r w:rsidRPr="00D736F7">
        <w:rPr>
          <w:i/>
          <w:iCs/>
        </w:rPr>
        <w:t>Component</w:t>
      </w:r>
      <w:proofErr w:type="spellEnd"/>
      <w:r>
        <w:t>)</w:t>
      </w:r>
      <w:r w:rsidR="00540074">
        <w:t xml:space="preserve"> láthatunk egy részletet. </w:t>
      </w:r>
      <w:r w:rsidR="001D534E">
        <w:t xml:space="preserve">A </w:t>
      </w:r>
      <w:proofErr w:type="spellStart"/>
      <w:r w:rsidR="001D534E" w:rsidRPr="001D534E">
        <w:rPr>
          <w:i/>
          <w:iCs/>
        </w:rPr>
        <w:t>Navbar</w:t>
      </w:r>
      <w:proofErr w:type="spellEnd"/>
      <w:r w:rsidR="001D534E">
        <w:rPr>
          <w:i/>
          <w:iCs/>
        </w:rPr>
        <w:t xml:space="preserve"> </w:t>
      </w:r>
      <w:r w:rsidR="001D534E" w:rsidRPr="001D534E">
        <w:t>(</w:t>
      </w:r>
      <w:r w:rsidR="001D534E">
        <w:t xml:space="preserve">navigációs sáv) komponensünk, a </w:t>
      </w:r>
      <w:proofErr w:type="spellStart"/>
      <w:r w:rsidR="001D534E" w:rsidRPr="001D534E">
        <w:rPr>
          <w:i/>
          <w:iCs/>
        </w:rPr>
        <w:t>Switch</w:t>
      </w:r>
      <w:proofErr w:type="spellEnd"/>
      <w:r w:rsidR="001D534E">
        <w:t xml:space="preserve"> (kapcsoló) komponensen kívül helyezkedik el, ugyanis ezt minden oldalon meg kívánjuk jeleníteni. A </w:t>
      </w:r>
      <w:proofErr w:type="spellStart"/>
      <w:r w:rsidR="00540074" w:rsidRPr="00540074">
        <w:rPr>
          <w:i/>
          <w:iCs/>
        </w:rPr>
        <w:t>Route</w:t>
      </w:r>
      <w:proofErr w:type="spellEnd"/>
      <w:r w:rsidR="00540074">
        <w:t xml:space="preserve"> (út) komponensekkel megadható egy cím </w:t>
      </w:r>
      <w:proofErr w:type="spellStart"/>
      <w:r w:rsidR="00540074" w:rsidRPr="00540074">
        <w:rPr>
          <w:i/>
          <w:iCs/>
        </w:rPr>
        <w:t>path</w:t>
      </w:r>
      <w:proofErr w:type="spellEnd"/>
      <w:r w:rsidR="0093713C">
        <w:t xml:space="preserve"> (út)</w:t>
      </w:r>
      <w:r w:rsidR="00520B31">
        <w:t xml:space="preserve"> amely az alap </w:t>
      </w:r>
      <w:r w:rsidR="006932D7" w:rsidRPr="006932D7">
        <w:rPr>
          <w:i/>
          <w:iCs/>
        </w:rPr>
        <w:t xml:space="preserve">URL (Uniform </w:t>
      </w:r>
      <w:proofErr w:type="spellStart"/>
      <w:r w:rsidR="006932D7" w:rsidRPr="006932D7">
        <w:rPr>
          <w:i/>
          <w:iCs/>
        </w:rPr>
        <w:t>Resource</w:t>
      </w:r>
      <w:proofErr w:type="spellEnd"/>
      <w:r w:rsidR="006932D7" w:rsidRPr="006932D7">
        <w:rPr>
          <w:i/>
          <w:iCs/>
        </w:rPr>
        <w:t xml:space="preserve"> </w:t>
      </w:r>
      <w:proofErr w:type="spellStart"/>
      <w:r w:rsidR="006932D7" w:rsidRPr="006932D7">
        <w:rPr>
          <w:i/>
          <w:iCs/>
        </w:rPr>
        <w:t>Locator</w:t>
      </w:r>
      <w:proofErr w:type="spellEnd"/>
      <w:r w:rsidR="006932D7" w:rsidRPr="006932D7">
        <w:rPr>
          <w:i/>
          <w:iCs/>
        </w:rPr>
        <w:t>)</w:t>
      </w:r>
      <w:r w:rsidR="00520B31">
        <w:t xml:space="preserve"> után következik.</w:t>
      </w:r>
      <w:r w:rsidR="001D534E">
        <w:t xml:space="preserve"> </w:t>
      </w:r>
      <w:r w:rsidR="0093713C">
        <w:t xml:space="preserve">Ennek az útnak megfelelően fogja kiválasztani a </w:t>
      </w:r>
      <w:proofErr w:type="spellStart"/>
      <w:r w:rsidR="0093713C" w:rsidRPr="0093713C">
        <w:rPr>
          <w:i/>
          <w:iCs/>
        </w:rPr>
        <w:t>Switch</w:t>
      </w:r>
      <w:proofErr w:type="spellEnd"/>
      <w:r w:rsidR="0093713C">
        <w:rPr>
          <w:i/>
          <w:iCs/>
        </w:rPr>
        <w:t xml:space="preserve">, </w:t>
      </w:r>
      <w:r w:rsidR="0093713C">
        <w:t>hogy mely komponens kerüljön megjelenítésre.</w:t>
      </w:r>
      <w:r w:rsidR="00A760D6">
        <w:t xml:space="preserve"> </w:t>
      </w:r>
      <w:r w:rsidR="000D1AAF">
        <w:t xml:space="preserve">A kettősponttal kezdődő útelemek értéke változó lehet. Például a </w:t>
      </w:r>
      <w:r w:rsidR="00A760D6">
        <w:t>„</w:t>
      </w:r>
      <w:r w:rsidR="000D1AAF">
        <w:t>/ingatlan/:</w:t>
      </w:r>
      <w:proofErr w:type="spellStart"/>
      <w:r w:rsidR="000D1AAF">
        <w:t>id</w:t>
      </w:r>
      <w:proofErr w:type="spellEnd"/>
      <w:r w:rsidR="00A760D6">
        <w:t>”</w:t>
      </w:r>
      <w:r w:rsidR="000D1AAF">
        <w:t xml:space="preserve"> esetén az </w:t>
      </w:r>
      <w:proofErr w:type="spellStart"/>
      <w:r w:rsidR="000D1AAF">
        <w:t>id</w:t>
      </w:r>
      <w:proofErr w:type="spellEnd"/>
      <w:r w:rsidR="000D1AAF">
        <w:t xml:space="preserve"> az ingatlan</w:t>
      </w:r>
      <w:r w:rsidR="00C91740">
        <w:t xml:space="preserve"> </w:t>
      </w:r>
      <w:r w:rsidR="000D1AAF">
        <w:t>azonosítója</w:t>
      </w:r>
      <w:r w:rsidR="00C91740">
        <w:t>,</w:t>
      </w:r>
      <w:r w:rsidR="000D1AAF">
        <w:t xml:space="preserve"> amely alapján majd a kirajzolt komponens le tudja kérni az </w:t>
      </w:r>
      <w:r w:rsidR="000D1AAF" w:rsidRPr="000D1AAF">
        <w:rPr>
          <w:i/>
          <w:iCs/>
        </w:rPr>
        <w:t>API</w:t>
      </w:r>
      <w:r w:rsidR="000D1AAF">
        <w:t>-</w:t>
      </w:r>
      <w:proofErr w:type="spellStart"/>
      <w:r w:rsidR="000D1AAF">
        <w:t>tól</w:t>
      </w:r>
      <w:proofErr w:type="spellEnd"/>
      <w:r w:rsidR="000D1AAF">
        <w:t>, az adott ingatlan adatait.</w:t>
      </w:r>
      <w:r w:rsidR="00A760D6">
        <w:t xml:space="preserve"> Az </w:t>
      </w:r>
      <w:proofErr w:type="spellStart"/>
      <w:r w:rsidR="00A760D6" w:rsidRPr="00A760D6">
        <w:rPr>
          <w:i/>
          <w:iCs/>
        </w:rPr>
        <w:t>exact</w:t>
      </w:r>
      <w:proofErr w:type="spellEnd"/>
      <w:r w:rsidR="00A760D6">
        <w:rPr>
          <w:i/>
          <w:iCs/>
        </w:rPr>
        <w:t xml:space="preserve"> </w:t>
      </w:r>
      <w:r w:rsidR="00A760D6">
        <w:t>kulcsszó esetén pontos egyezésre van szükség</w:t>
      </w:r>
      <w:r w:rsidR="00CD2DCF">
        <w:t>.</w:t>
      </w:r>
      <w:r w:rsidR="0080152A">
        <w:t xml:space="preserve"> Miután mintaillesztéssel halad sorban a komponenseken, így</w:t>
      </w:r>
      <w:r w:rsidR="00A760D6">
        <w:t xml:space="preserve"> </w:t>
      </w:r>
      <w:r w:rsidR="0080152A">
        <w:t>p</w:t>
      </w:r>
      <w:r w:rsidR="00E926C1">
        <w:t>éldául,</w:t>
      </w:r>
      <w:r w:rsidR="00A760D6">
        <w:t xml:space="preserve"> ha az első „/”</w:t>
      </w:r>
      <w:r w:rsidR="00CD2DCF">
        <w:t xml:space="preserve"> útnál nem szerepelni az </w:t>
      </w:r>
      <w:proofErr w:type="spellStart"/>
      <w:r w:rsidR="00CD2DCF" w:rsidRPr="00CD2DCF">
        <w:rPr>
          <w:i/>
          <w:iCs/>
        </w:rPr>
        <w:t>exact</w:t>
      </w:r>
      <w:proofErr w:type="spellEnd"/>
      <w:r w:rsidR="00CD2DCF">
        <w:rPr>
          <w:i/>
          <w:iCs/>
        </w:rPr>
        <w:t xml:space="preserve"> </w:t>
      </w:r>
      <w:r w:rsidR="00CD2DCF" w:rsidRPr="00CD2DCF">
        <w:t xml:space="preserve">kulcsszó, </w:t>
      </w:r>
      <w:r w:rsidR="00CD2DCF">
        <w:t xml:space="preserve">akkor bármilyen </w:t>
      </w:r>
      <w:r w:rsidR="00CD2DCF" w:rsidRPr="00CD2DCF">
        <w:rPr>
          <w:i/>
          <w:iCs/>
        </w:rPr>
        <w:t>URL</w:t>
      </w:r>
      <w:r w:rsidR="00CD2DCF">
        <w:t xml:space="preserve"> esetén a </w:t>
      </w:r>
      <w:r w:rsidR="00CD2DCF" w:rsidRPr="00CD2DCF">
        <w:rPr>
          <w:i/>
          <w:iCs/>
        </w:rPr>
        <w:t>Home</w:t>
      </w:r>
      <w:r w:rsidR="00CD2DCF">
        <w:rPr>
          <w:i/>
          <w:iCs/>
        </w:rPr>
        <w:t xml:space="preserve"> </w:t>
      </w:r>
      <w:r w:rsidR="00CD2DCF">
        <w:t>komponens rajzolódna ki</w:t>
      </w:r>
      <w:r w:rsidR="00042EBC">
        <w:t xml:space="preserve">. </w:t>
      </w:r>
      <w:r w:rsidR="00913E93">
        <w:t xml:space="preserve">Ez a probléma persze megoldható úgy is, ha a </w:t>
      </w:r>
      <w:r w:rsidR="00913E93" w:rsidRPr="00913E93">
        <w:t>„/”</w:t>
      </w:r>
      <w:r w:rsidR="00913E93">
        <w:t xml:space="preserve"> út komponensét alulra helyezzük, azonban ez egy elegánsabb és átláthatóbb megoldás.</w:t>
      </w:r>
    </w:p>
    <w:p w14:paraId="7EA05A98" w14:textId="00497C93" w:rsidR="006E20FF" w:rsidRPr="00122AA4" w:rsidRDefault="006E20FF" w:rsidP="006E20FF">
      <w:r>
        <w:t xml:space="preserve">Navigáláshoz használhatjuk a </w:t>
      </w:r>
      <w:r w:rsidRPr="006E20FF">
        <w:rPr>
          <w:i/>
          <w:iCs/>
        </w:rPr>
        <w:t>Link</w:t>
      </w:r>
      <w:r>
        <w:rPr>
          <w:i/>
          <w:iCs/>
        </w:rPr>
        <w:t xml:space="preserve">, </w:t>
      </w:r>
      <w:r>
        <w:t xml:space="preserve">valamint a </w:t>
      </w:r>
      <w:proofErr w:type="spellStart"/>
      <w:r>
        <w:rPr>
          <w:i/>
          <w:iCs/>
        </w:rPr>
        <w:t>Redirect</w:t>
      </w:r>
      <w:proofErr w:type="spellEnd"/>
      <w:r>
        <w:rPr>
          <w:i/>
          <w:iCs/>
        </w:rPr>
        <w:t xml:space="preserve"> </w:t>
      </w:r>
      <w:r>
        <w:t xml:space="preserve">komponenseket. Mindössze a </w:t>
      </w:r>
      <w:r w:rsidRPr="006E20FF">
        <w:rPr>
          <w:i/>
          <w:iCs/>
        </w:rPr>
        <w:t>„</w:t>
      </w:r>
      <w:proofErr w:type="spellStart"/>
      <w:r w:rsidRPr="006E20FF">
        <w:rPr>
          <w:i/>
          <w:iCs/>
        </w:rPr>
        <w:t>to</w:t>
      </w:r>
      <w:proofErr w:type="spellEnd"/>
      <w:r w:rsidRPr="006E20FF">
        <w:rPr>
          <w:i/>
          <w:iCs/>
        </w:rPr>
        <w:t>”</w:t>
      </w:r>
      <w:r>
        <w:rPr>
          <w:i/>
          <w:iCs/>
        </w:rPr>
        <w:t xml:space="preserve"> </w:t>
      </w:r>
      <w:r>
        <w:t>paraméterben kell megadnunk a kívánt utat.</w:t>
      </w:r>
      <w:r w:rsidR="00122AA4">
        <w:t xml:space="preserve"> </w:t>
      </w:r>
      <w:r w:rsidR="00122AA4" w:rsidRPr="00122AA4">
        <w:rPr>
          <w:i/>
          <w:iCs/>
        </w:rPr>
        <w:t>Link</w:t>
      </w:r>
      <w:r w:rsidR="00122AA4">
        <w:rPr>
          <w:i/>
          <w:iCs/>
        </w:rPr>
        <w:t xml:space="preserve"> </w:t>
      </w:r>
      <w:r w:rsidR="00122AA4">
        <w:t xml:space="preserve">esetén a navigáció a taralomra való kattintás után történik, a </w:t>
      </w:r>
      <w:proofErr w:type="spellStart"/>
      <w:r w:rsidR="00122AA4" w:rsidRPr="00122AA4">
        <w:rPr>
          <w:i/>
          <w:iCs/>
        </w:rPr>
        <w:t>Redirect</w:t>
      </w:r>
      <w:proofErr w:type="spellEnd"/>
      <w:r w:rsidR="00122AA4">
        <w:rPr>
          <w:i/>
          <w:iCs/>
        </w:rPr>
        <w:t xml:space="preserve"> </w:t>
      </w:r>
      <w:r w:rsidR="00122AA4">
        <w:t>egyből a kirajzolás után navigál.</w:t>
      </w:r>
    </w:p>
    <w:p w14:paraId="5FB6D22A" w14:textId="77777777" w:rsidR="007E66AB" w:rsidRDefault="00340EE8" w:rsidP="00340EE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40EE8">
        <w:rPr>
          <w:color w:val="000000"/>
          <w:lang w:eastAsia="hu-HU"/>
        </w:rPr>
        <w:t xml:space="preserve">&lt;Link </w:t>
      </w:r>
      <w:proofErr w:type="spellStart"/>
      <w:r w:rsidRPr="00340EE8">
        <w:rPr>
          <w:color w:val="000000"/>
          <w:lang w:eastAsia="hu-HU"/>
        </w:rPr>
        <w:t>to</w:t>
      </w:r>
      <w:proofErr w:type="spellEnd"/>
      <w:r w:rsidRPr="00340EE8">
        <w:rPr>
          <w:color w:val="000000"/>
          <w:lang w:eastAsia="hu-HU"/>
        </w:rPr>
        <w:t>={`/</w:t>
      </w:r>
      <w:proofErr w:type="spellStart"/>
      <w:r w:rsidRPr="00340EE8">
        <w:rPr>
          <w:color w:val="000000"/>
          <w:lang w:eastAsia="hu-HU"/>
        </w:rPr>
        <w:t>messages</w:t>
      </w:r>
      <w:proofErr w:type="spellEnd"/>
      <w:r w:rsidRPr="00340EE8">
        <w:rPr>
          <w:color w:val="000000"/>
          <w:lang w:eastAsia="hu-HU"/>
        </w:rPr>
        <w:t>/${</w:t>
      </w:r>
      <w:proofErr w:type="spellStart"/>
      <w:proofErr w:type="gramStart"/>
      <w:r w:rsidRPr="00340EE8">
        <w:rPr>
          <w:color w:val="000000"/>
          <w:lang w:eastAsia="hu-HU"/>
        </w:rPr>
        <w:t>user.userName</w:t>
      </w:r>
      <w:proofErr w:type="spellEnd"/>
      <w:proofErr w:type="gramEnd"/>
      <w:r w:rsidRPr="00340EE8">
        <w:rPr>
          <w:color w:val="000000"/>
          <w:lang w:eastAsia="hu-HU"/>
        </w:rPr>
        <w:t>}`}&gt;</w:t>
      </w:r>
    </w:p>
    <w:p w14:paraId="15D8A69A" w14:textId="7C6C16B1" w:rsidR="007E66AB" w:rsidRDefault="007E66AB" w:rsidP="00340EE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 w:rsidR="00340EE8" w:rsidRPr="00340EE8">
        <w:rPr>
          <w:color w:val="000000"/>
          <w:lang w:eastAsia="hu-HU"/>
        </w:rPr>
        <w:t>&lt;</w:t>
      </w:r>
      <w:proofErr w:type="spellStart"/>
      <w:r w:rsidR="00CC5289">
        <w:rPr>
          <w:color w:val="000000"/>
          <w:lang w:eastAsia="hu-HU"/>
        </w:rPr>
        <w:t>span</w:t>
      </w:r>
      <w:proofErr w:type="spellEnd"/>
      <w:r w:rsidR="00340EE8" w:rsidRPr="00340EE8">
        <w:rPr>
          <w:color w:val="000000"/>
          <w:lang w:eastAsia="hu-HU"/>
        </w:rPr>
        <w:t>&gt;</w:t>
      </w:r>
      <w:proofErr w:type="spellStart"/>
      <w:r w:rsidR="00340EE8" w:rsidRPr="00340EE8">
        <w:rPr>
          <w:color w:val="000000"/>
          <w:lang w:eastAsia="hu-HU"/>
        </w:rPr>
        <w:t>Send</w:t>
      </w:r>
      <w:proofErr w:type="spellEnd"/>
      <w:r w:rsidR="00340EE8" w:rsidRPr="00340EE8">
        <w:rPr>
          <w:color w:val="000000"/>
          <w:lang w:eastAsia="hu-HU"/>
        </w:rPr>
        <w:t xml:space="preserve"> a</w:t>
      </w:r>
      <w:r w:rsidR="00340EE8">
        <w:rPr>
          <w:color w:val="000000"/>
          <w:lang w:eastAsia="hu-HU"/>
        </w:rPr>
        <w:t xml:space="preserve"> </w:t>
      </w:r>
      <w:proofErr w:type="spellStart"/>
      <w:proofErr w:type="gramStart"/>
      <w:r w:rsidR="00340EE8" w:rsidRPr="00340EE8">
        <w:rPr>
          <w:color w:val="000000"/>
          <w:lang w:eastAsia="hu-HU"/>
        </w:rPr>
        <w:t>message</w:t>
      </w:r>
      <w:proofErr w:type="spellEnd"/>
      <w:r w:rsidR="00340EE8" w:rsidRPr="00340EE8">
        <w:rPr>
          <w:color w:val="000000"/>
          <w:lang w:eastAsia="hu-HU"/>
        </w:rPr>
        <w:t>!&lt;</w:t>
      </w:r>
      <w:proofErr w:type="gramEnd"/>
      <w:r w:rsidR="00340EE8" w:rsidRPr="00340EE8">
        <w:rPr>
          <w:color w:val="000000"/>
          <w:lang w:eastAsia="hu-HU"/>
        </w:rPr>
        <w:t>/</w:t>
      </w:r>
      <w:proofErr w:type="spellStart"/>
      <w:r w:rsidR="00CC5289">
        <w:rPr>
          <w:color w:val="000000"/>
          <w:lang w:eastAsia="hu-HU"/>
        </w:rPr>
        <w:t>span</w:t>
      </w:r>
      <w:proofErr w:type="spellEnd"/>
      <w:r w:rsidR="00340EE8" w:rsidRPr="00340EE8">
        <w:rPr>
          <w:color w:val="000000"/>
          <w:lang w:eastAsia="hu-HU"/>
        </w:rPr>
        <w:t>&gt;</w:t>
      </w:r>
    </w:p>
    <w:p w14:paraId="31AB2AB1" w14:textId="03A96D74" w:rsidR="00340EE8" w:rsidRPr="00340EE8" w:rsidRDefault="00340EE8" w:rsidP="00340EE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40EE8">
        <w:rPr>
          <w:color w:val="000000"/>
          <w:lang w:eastAsia="hu-HU"/>
        </w:rPr>
        <w:t>&lt;/Link&gt;</w:t>
      </w:r>
    </w:p>
    <w:p w14:paraId="12CB4AFC" w14:textId="77777777" w:rsidR="00A67FD7" w:rsidRDefault="00A67FD7" w:rsidP="00E07577">
      <w:pPr>
        <w:ind w:firstLine="0"/>
      </w:pPr>
    </w:p>
    <w:p w14:paraId="3D0BE1BB" w14:textId="125E3FA8" w:rsidR="00A81E79" w:rsidRPr="00A53CC5" w:rsidRDefault="00A81E79" w:rsidP="003E76AF">
      <w:pPr>
        <w:pStyle w:val="Cmsor2"/>
      </w:pPr>
      <w:bookmarkStart w:id="526" w:name="_Toc57927280"/>
      <w:proofErr w:type="spellStart"/>
      <w:r w:rsidRPr="00A53CC5">
        <w:t>Bootstrap</w:t>
      </w:r>
      <w:bookmarkEnd w:id="526"/>
      <w:proofErr w:type="spellEnd"/>
    </w:p>
    <w:p w14:paraId="44BCD710" w14:textId="21422D07" w:rsidR="00E40167" w:rsidRPr="00D011F6" w:rsidRDefault="00E40167" w:rsidP="00E40167">
      <w:r>
        <w:t xml:space="preserve">A </w:t>
      </w:r>
      <w:proofErr w:type="spellStart"/>
      <w:r>
        <w:rPr>
          <w:i/>
          <w:iCs/>
        </w:rPr>
        <w:t>Bootstrap</w:t>
      </w:r>
      <w:proofErr w:type="spellEnd"/>
      <w:r>
        <w:rPr>
          <w:i/>
          <w:iCs/>
        </w:rPr>
        <w:t xml:space="preserve"> </w:t>
      </w:r>
      <w:r>
        <w:t xml:space="preserve">egy ingyenes, nyílt forráskódú </w:t>
      </w:r>
      <w:r w:rsidRPr="00E40167">
        <w:rPr>
          <w:i/>
          <w:iCs/>
        </w:rPr>
        <w:t>CSS</w:t>
      </w:r>
      <w:r>
        <w:t xml:space="preserve"> keretrendszer, melynek segítségével reszponzív weboldalak készíthető</w:t>
      </w:r>
      <w:r w:rsidR="00BD6D3E">
        <w:t xml:space="preserve">k. </w:t>
      </w:r>
      <w:r w:rsidR="00DB1ABA" w:rsidRPr="00DB1ABA">
        <w:rPr>
          <w:i/>
          <w:iCs/>
        </w:rPr>
        <w:t>CSS</w:t>
      </w:r>
      <w:r w:rsidR="00DB1ABA">
        <w:rPr>
          <w:i/>
          <w:iCs/>
        </w:rPr>
        <w:t xml:space="preserve"> </w:t>
      </w:r>
      <w:r w:rsidR="00DB1ABA">
        <w:t xml:space="preserve">és (opcionálisan) </w:t>
      </w:r>
      <w:r w:rsidR="00DB1ABA" w:rsidRPr="00DB1ABA">
        <w:rPr>
          <w:i/>
          <w:iCs/>
        </w:rPr>
        <w:t>JavaScript</w:t>
      </w:r>
      <w:r w:rsidR="00DB1ABA">
        <w:rPr>
          <w:i/>
          <w:iCs/>
        </w:rPr>
        <w:t xml:space="preserve"> </w:t>
      </w:r>
      <w:r w:rsidR="00DB1ABA">
        <w:t>alapú dizájn sablonokat tartalmaz, így többek között űrlapokat, gombokat, navigációt és egyéb felhasználói felület komponenseket.</w:t>
      </w:r>
      <w:r w:rsidR="00D011F6">
        <w:t xml:space="preserve"> Jelenlegi legújabb stabil verziója a </w:t>
      </w:r>
      <w:proofErr w:type="spellStart"/>
      <w:r w:rsidR="00D011F6" w:rsidRPr="00D011F6">
        <w:rPr>
          <w:i/>
          <w:iCs/>
        </w:rPr>
        <w:t>Bootstrap</w:t>
      </w:r>
      <w:proofErr w:type="spellEnd"/>
      <w:r w:rsidR="00D011F6" w:rsidRPr="00D011F6">
        <w:rPr>
          <w:i/>
          <w:iCs/>
        </w:rPr>
        <w:t xml:space="preserve"> </w:t>
      </w:r>
      <w:proofErr w:type="gramStart"/>
      <w:r w:rsidR="00D011F6" w:rsidRPr="00D011F6">
        <w:rPr>
          <w:i/>
          <w:iCs/>
        </w:rPr>
        <w:t>4</w:t>
      </w:r>
      <w:proofErr w:type="gramEnd"/>
      <w:r w:rsidR="00D011F6">
        <w:rPr>
          <w:i/>
          <w:iCs/>
        </w:rPr>
        <w:t xml:space="preserve"> </w:t>
      </w:r>
      <w:r w:rsidR="00D011F6">
        <w:t xml:space="preserve">amely minden </w:t>
      </w:r>
      <w:r w:rsidR="00766FE4">
        <w:t xml:space="preserve">modern, népszerű </w:t>
      </w:r>
      <w:r w:rsidR="003B0D71">
        <w:t>támogat</w:t>
      </w:r>
      <w:r w:rsidR="00666F2B">
        <w:t>, jelen alkalmazáshoz is ezt használtam.</w:t>
      </w:r>
      <w:r w:rsidR="00251E18">
        <w:t xml:space="preserve"> </w:t>
      </w:r>
      <w:sdt>
        <w:sdtPr>
          <w:id w:val="754559995"/>
          <w:citation/>
        </w:sdtPr>
        <w:sdtEndPr/>
        <w:sdtContent>
          <w:r w:rsidR="00251E18">
            <w:fldChar w:fldCharType="begin"/>
          </w:r>
          <w:r w:rsidR="00251E18">
            <w:instrText xml:space="preserve"> CITATION Wik202 \l 1038 </w:instrText>
          </w:r>
          <w:r w:rsidR="00251E18">
            <w:fldChar w:fldCharType="separate"/>
          </w:r>
          <w:r w:rsidR="00CB49BF">
            <w:rPr>
              <w:noProof/>
            </w:rPr>
            <w:t>[14]</w:t>
          </w:r>
          <w:r w:rsidR="00251E18">
            <w:fldChar w:fldCharType="end"/>
          </w:r>
        </w:sdtContent>
      </w:sdt>
    </w:p>
    <w:p w14:paraId="0FE005FC" w14:textId="438B3BA2" w:rsidR="00E40167" w:rsidRPr="00A53CC5" w:rsidRDefault="00E40167" w:rsidP="00722D7B">
      <w:pPr>
        <w:pStyle w:val="Cmsor3"/>
      </w:pPr>
      <w:bookmarkStart w:id="527" w:name="_Toc57927281"/>
      <w:r w:rsidRPr="00A53CC5">
        <w:lastRenderedPageBreak/>
        <w:t>Reszponzív weboldalak</w:t>
      </w:r>
      <w:bookmarkEnd w:id="527"/>
    </w:p>
    <w:p w14:paraId="70989AC2" w14:textId="2CF03D0C" w:rsidR="00EF137E" w:rsidRDefault="002953D0" w:rsidP="00E40167">
      <w:r>
        <w:t xml:space="preserve">Az </w:t>
      </w:r>
      <w:r w:rsidRPr="002953D0">
        <w:rPr>
          <w:i/>
          <w:iCs/>
        </w:rPr>
        <w:t>RWD (</w:t>
      </w:r>
      <w:proofErr w:type="spellStart"/>
      <w:r w:rsidRPr="002953D0">
        <w:rPr>
          <w:i/>
          <w:iCs/>
        </w:rPr>
        <w:t>Responsive</w:t>
      </w:r>
      <w:proofErr w:type="spellEnd"/>
      <w:r w:rsidRPr="002953D0">
        <w:rPr>
          <w:i/>
          <w:iCs/>
        </w:rPr>
        <w:t xml:space="preserve"> web design)</w:t>
      </w:r>
      <w:r w:rsidR="00C27706">
        <w:rPr>
          <w:i/>
          <w:iCs/>
        </w:rPr>
        <w:t xml:space="preserve"> </w:t>
      </w:r>
      <w:r w:rsidR="00C27706">
        <w:t xml:space="preserve">(nem összekeverendő a </w:t>
      </w:r>
      <w:proofErr w:type="spellStart"/>
      <w:r w:rsidR="00C27706">
        <w:t>reszponzivitással</w:t>
      </w:r>
      <w:proofErr w:type="spellEnd"/>
      <w:r w:rsidR="00C27706">
        <w:t>)</w:t>
      </w:r>
      <w:r>
        <w:rPr>
          <w:i/>
          <w:iCs/>
        </w:rPr>
        <w:t xml:space="preserve"> </w:t>
      </w:r>
      <w:r w:rsidRPr="002953D0">
        <w:t>egy olyan megközelítése</w:t>
      </w:r>
      <w:r>
        <w:t xml:space="preserve"> a webalkalmazások tervezésének, ahol a weboldalak </w:t>
      </w:r>
      <w:r w:rsidR="001E59CB">
        <w:t xml:space="preserve">kirajzolása nagyban függ az azt futtató eszköz teljesítményétől, illetve a kijelző méretétől, felbontásától (pixelsűrűségétől). </w:t>
      </w:r>
      <w:r w:rsidR="00F265C0">
        <w:t>A tartalom a dizájn és a teljesítmény is eszközönként eltérő lehet, annak érdekében, hogy jobb legyen a felhasználói élmény.</w:t>
      </w:r>
      <w:r w:rsidR="00407189">
        <w:t xml:space="preserve"> </w:t>
      </w:r>
      <w:sdt>
        <w:sdtPr>
          <w:id w:val="-278952766"/>
          <w:citation/>
        </w:sdtPr>
        <w:sdtEndPr/>
        <w:sdtContent>
          <w:r w:rsidR="00407189">
            <w:fldChar w:fldCharType="begin"/>
          </w:r>
          <w:r w:rsidR="00407189">
            <w:instrText xml:space="preserve"> CITATION Wik203 \l 1038 </w:instrText>
          </w:r>
          <w:r w:rsidR="00407189">
            <w:fldChar w:fldCharType="separate"/>
          </w:r>
          <w:r w:rsidR="00CB49BF">
            <w:rPr>
              <w:noProof/>
            </w:rPr>
            <w:t>[15]</w:t>
          </w:r>
          <w:r w:rsidR="00407189">
            <w:fldChar w:fldCharType="end"/>
          </w:r>
        </w:sdtContent>
      </w:sdt>
      <w:r w:rsidR="00EF137E">
        <w:t xml:space="preserve"> </w:t>
      </w:r>
    </w:p>
    <w:p w14:paraId="2544973E" w14:textId="01ACB2F7" w:rsidR="00E40167" w:rsidRDefault="00EF137E" w:rsidP="00E40167">
      <w:r>
        <w:t>Tipikusan a legkritikusabb pont az ablak szélessége szokott lenni, ugyanis nagy könnyebbséget jelent a felhasználónak, ha nem kell oldalirányban is görgetni az oldalon, esetleg ránagyítani / kicsinyíteni adott részekre, mobilon vagy tableten való böngészés során.</w:t>
      </w:r>
      <w:r w:rsidR="002901AA">
        <w:t xml:space="preserve"> Ahogy csökken a szélesség az elemek általában egymás mellől egymás alá rendeződnek, eltűnnek a navigációs gombok és megjelenik az</w:t>
      </w:r>
      <w:r w:rsidR="00B4474E">
        <w:t xml:space="preserve"> alábbi ábrán is látható</w:t>
      </w:r>
      <w:r w:rsidR="002901AA">
        <w:t xml:space="preserve"> úgynevezett „hamburger ikon”.</w:t>
      </w:r>
    </w:p>
    <w:p w14:paraId="52ED7B24" w14:textId="77777777" w:rsidR="00E6224A" w:rsidRDefault="009621F4" w:rsidP="00E6224A">
      <w:pPr>
        <w:keepNext/>
        <w:jc w:val="center"/>
      </w:pPr>
      <w:r>
        <w:rPr>
          <w:noProof/>
        </w:rPr>
        <w:drawing>
          <wp:inline distT="0" distB="0" distL="0" distR="0" wp14:anchorId="6F6BB7D5" wp14:editId="6274FC9F">
            <wp:extent cx="3448050" cy="3164743"/>
            <wp:effectExtent l="190500" t="190500" r="190500" b="18859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52" cy="3172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81B67" w14:textId="03BCAD5F" w:rsidR="009621F4" w:rsidRPr="002953D0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13</w:t>
      </w:r>
      <w:r>
        <w:rPr>
          <w:noProof/>
        </w:rPr>
        <w:fldChar w:fldCharType="end"/>
      </w:r>
      <w:r w:rsidR="00E6224A">
        <w:t>. ábra: Az alkalmazásban megjelenő "hamburger ikon" és menü</w:t>
      </w:r>
    </w:p>
    <w:p w14:paraId="4BBB863C" w14:textId="21FAAE2A" w:rsidR="00D011F6" w:rsidRPr="001B320F" w:rsidRDefault="00D011F6" w:rsidP="00722D7B">
      <w:pPr>
        <w:pStyle w:val="Cmsor3"/>
      </w:pPr>
      <w:bookmarkStart w:id="528" w:name="_Toc57927282"/>
      <w:proofErr w:type="spellStart"/>
      <w:r w:rsidRPr="001B320F">
        <w:t>Bootstrap</w:t>
      </w:r>
      <w:proofErr w:type="spellEnd"/>
      <w:r w:rsidRPr="001B320F">
        <w:t xml:space="preserve"> </w:t>
      </w:r>
      <w:proofErr w:type="spellStart"/>
      <w:r w:rsidR="00B53903" w:rsidRPr="001B320F">
        <w:t>Grid</w:t>
      </w:r>
      <w:proofErr w:type="spellEnd"/>
      <w:r w:rsidR="00B53903" w:rsidRPr="001B320F">
        <w:t xml:space="preserve"> System</w:t>
      </w:r>
      <w:bookmarkEnd w:id="528"/>
    </w:p>
    <w:p w14:paraId="4344F7D7" w14:textId="5DD6C130" w:rsidR="007E0A16" w:rsidRDefault="00B53903" w:rsidP="003A4EDD">
      <w:r>
        <w:t xml:space="preserve">A </w:t>
      </w:r>
      <w:proofErr w:type="spellStart"/>
      <w:r w:rsidRPr="00B53903">
        <w:rPr>
          <w:i/>
          <w:iCs/>
        </w:rPr>
        <w:t>Bootstrap</w:t>
      </w:r>
      <w:proofErr w:type="spellEnd"/>
      <w:r>
        <w:t xml:space="preserve"> egy </w:t>
      </w:r>
      <w:proofErr w:type="spellStart"/>
      <w:r w:rsidRPr="00B53903">
        <w:rPr>
          <w:i/>
          <w:iCs/>
        </w:rPr>
        <w:t>Flexbox</w:t>
      </w:r>
      <w:proofErr w:type="spellEnd"/>
      <w:r>
        <w:rPr>
          <w:i/>
          <w:iCs/>
        </w:rPr>
        <w:t xml:space="preserve"> </w:t>
      </w:r>
      <w:r>
        <w:t xml:space="preserve">alapú „rács rendszert” biztosít nekünk a UI komponenseink megfelelő elhelyezéséhez és méretezéséhez. </w:t>
      </w:r>
      <w:r w:rsidR="008B188B">
        <w:t xml:space="preserve">Ezt a </w:t>
      </w:r>
      <w:r w:rsidR="008B188B" w:rsidRPr="005C3634">
        <w:rPr>
          <w:i/>
          <w:iCs/>
        </w:rPr>
        <w:t>HTML</w:t>
      </w:r>
      <w:r w:rsidR="008B188B">
        <w:t xml:space="preserve"> elemeinkre helyezett </w:t>
      </w:r>
      <w:r w:rsidR="005C3634" w:rsidRPr="005C3634">
        <w:rPr>
          <w:i/>
          <w:iCs/>
        </w:rPr>
        <w:t>CSS</w:t>
      </w:r>
      <w:r w:rsidR="005C3634">
        <w:t xml:space="preserve"> </w:t>
      </w:r>
      <w:r w:rsidR="008B188B">
        <w:t xml:space="preserve">osztályokkal érhetjük el. </w:t>
      </w:r>
      <w:r w:rsidR="007E0A16">
        <w:t>Alapértelmezetten mindig 12 db oszlop áll rendelkezésre a tartalmazó (</w:t>
      </w:r>
      <w:proofErr w:type="spellStart"/>
      <w:r w:rsidR="007E0A16" w:rsidRPr="007E0A16">
        <w:rPr>
          <w:i/>
          <w:iCs/>
        </w:rPr>
        <w:t>container</w:t>
      </w:r>
      <w:proofErr w:type="spellEnd"/>
      <w:r w:rsidR="007E0A16">
        <w:t xml:space="preserve">) osztály területén belül. A „col-*” osztállyal </w:t>
      </w:r>
      <w:r w:rsidR="007E0A16">
        <w:lastRenderedPageBreak/>
        <w:t>megadhatjuk, hogy az adott elemünk hány oszlop széles legyen. Az alábbi példában két elemet helyezünk el egy sorba, az egyik 8 oszlop széles a másik 4.</w:t>
      </w:r>
    </w:p>
    <w:p w14:paraId="78094831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 xml:space="preserve">&lt;div </w:t>
      </w:r>
      <w:proofErr w:type="spellStart"/>
      <w:r w:rsidRPr="0070286F">
        <w:rPr>
          <w:color w:val="000000"/>
          <w:lang w:eastAsia="hu-HU"/>
        </w:rPr>
        <w:t>class</w:t>
      </w:r>
      <w:proofErr w:type="spellEnd"/>
      <w:r w:rsidRPr="0070286F">
        <w:rPr>
          <w:color w:val="000000"/>
          <w:lang w:eastAsia="hu-HU"/>
        </w:rPr>
        <w:t>="</w:t>
      </w:r>
      <w:proofErr w:type="spellStart"/>
      <w:r w:rsidRPr="0070286F">
        <w:rPr>
          <w:color w:val="000000"/>
          <w:lang w:eastAsia="hu-HU"/>
        </w:rPr>
        <w:t>row</w:t>
      </w:r>
      <w:proofErr w:type="spellEnd"/>
      <w:r w:rsidRPr="0070286F">
        <w:rPr>
          <w:color w:val="000000"/>
          <w:lang w:eastAsia="hu-HU"/>
        </w:rPr>
        <w:t>"&gt;</w:t>
      </w:r>
    </w:p>
    <w:p w14:paraId="17238A32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 xml:space="preserve">  &lt;div </w:t>
      </w:r>
      <w:proofErr w:type="spellStart"/>
      <w:r w:rsidRPr="0070286F">
        <w:rPr>
          <w:color w:val="000000"/>
          <w:lang w:eastAsia="hu-HU"/>
        </w:rPr>
        <w:t>class</w:t>
      </w:r>
      <w:proofErr w:type="spellEnd"/>
      <w:r w:rsidRPr="0070286F">
        <w:rPr>
          <w:color w:val="000000"/>
          <w:lang w:eastAsia="hu-HU"/>
        </w:rPr>
        <w:t>="col-8"&gt;col-8&lt;/div&gt;</w:t>
      </w:r>
    </w:p>
    <w:p w14:paraId="49796685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 xml:space="preserve">  &lt;div </w:t>
      </w:r>
      <w:proofErr w:type="spellStart"/>
      <w:r w:rsidRPr="0070286F">
        <w:rPr>
          <w:color w:val="000000"/>
          <w:lang w:eastAsia="hu-HU"/>
        </w:rPr>
        <w:t>class</w:t>
      </w:r>
      <w:proofErr w:type="spellEnd"/>
      <w:r w:rsidRPr="0070286F">
        <w:rPr>
          <w:color w:val="000000"/>
          <w:lang w:eastAsia="hu-HU"/>
        </w:rPr>
        <w:t>="col-4"&gt;col-4&lt;/div&gt;</w:t>
      </w:r>
    </w:p>
    <w:p w14:paraId="515EEBA9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>&lt;/div&gt;</w:t>
      </w:r>
    </w:p>
    <w:p w14:paraId="50501D63" w14:textId="77777777" w:rsidR="00B43DAA" w:rsidRDefault="00B43DAA" w:rsidP="00B43DA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2438456" wp14:editId="21890E41">
            <wp:extent cx="5400040" cy="433705"/>
            <wp:effectExtent l="190500" t="190500" r="181610" b="19494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BE40B5" w14:textId="3A30CD28" w:rsidR="0070286F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14</w:t>
      </w:r>
      <w:r>
        <w:rPr>
          <w:noProof/>
        </w:rPr>
        <w:fldChar w:fldCharType="end"/>
      </w:r>
      <w:r w:rsidR="00B43DAA">
        <w:t>. ábra: Egy sorban elhelyezkedő 8 és 4 oszlop széles HTML komponens</w:t>
      </w:r>
      <w:r w:rsidR="00662762">
        <w:t xml:space="preserve"> </w:t>
      </w:r>
      <w:sdt>
        <w:sdtPr>
          <w:id w:val="-1888173162"/>
          <w:citation/>
        </w:sdtPr>
        <w:sdtEndPr/>
        <w:sdtContent>
          <w:r w:rsidR="00662762">
            <w:fldChar w:fldCharType="begin"/>
          </w:r>
          <w:r w:rsidR="00662762">
            <w:instrText xml:space="preserve"> CITATION Boo20 \l 1038 </w:instrText>
          </w:r>
          <w:r w:rsidR="00662762">
            <w:fldChar w:fldCharType="separate"/>
          </w:r>
          <w:r w:rsidR="00CB49BF">
            <w:rPr>
              <w:noProof/>
            </w:rPr>
            <w:t>[16]</w:t>
          </w:r>
          <w:r w:rsidR="00662762">
            <w:fldChar w:fldCharType="end"/>
          </w:r>
        </w:sdtContent>
      </w:sdt>
    </w:p>
    <w:p w14:paraId="3E8F51E3" w14:textId="57B3F2BD" w:rsidR="003A4EDD" w:rsidRDefault="007E0A16" w:rsidP="003A4EDD">
      <w:r>
        <w:t xml:space="preserve"> </w:t>
      </w:r>
      <w:r w:rsidR="00662762">
        <w:t>Természetesen a sokféle kijelző méretek változó komponens méreteket is igényelnek, ezért az előbb taglaltak megadhatók különböző szélességekre. Példá</w:t>
      </w:r>
      <w:r w:rsidR="00D53211">
        <w:t xml:space="preserve">ul, ha azt szeretnénk, hogy egy gomb mobilon nagyobb legyen, hogy könnyebb legyen megnyomni, azonban például PC-n nem kell annyi helyet elfoglaljon, akkor </w:t>
      </w:r>
      <w:r w:rsidR="00662762">
        <w:t>használjuk „</w:t>
      </w:r>
      <w:r w:rsidR="00662762" w:rsidRPr="00662762">
        <w:t>col-lg-</w:t>
      </w:r>
      <w:r w:rsidR="00D53211">
        <w:t>4</w:t>
      </w:r>
      <w:r w:rsidR="00662762">
        <w:t>”</w:t>
      </w:r>
      <w:r w:rsidR="00D53211">
        <w:t xml:space="preserve"> és a „col-md-6” osztályokat. Ezáltal, ha a böngésző szélessége 992 pixel alá esik, akkor 2 oszloppal szélesebb lesz a gombunk.</w:t>
      </w:r>
      <w:r w:rsidR="00F61F14">
        <w:t xml:space="preserve"> Az alábbi ábrán láthatjuk, hogy mely kategóriák milyen szélesség tartományba esnek.</w:t>
      </w:r>
    </w:p>
    <w:p w14:paraId="57C638D1" w14:textId="77777777" w:rsidR="001711BC" w:rsidRDefault="00E26963" w:rsidP="001711B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03C1FDA" wp14:editId="35FCB4F7">
            <wp:extent cx="5252587" cy="2035810"/>
            <wp:effectExtent l="190500" t="190500" r="196215" b="1930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193" cy="2037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239400" w14:textId="4FC2A294" w:rsidR="00E26963" w:rsidRDefault="00964975" w:rsidP="000C3551">
      <w:pPr>
        <w:pStyle w:val="Kpalrs"/>
      </w:pPr>
      <w:r>
        <w:fldChar w:fldCharType="begin"/>
      </w:r>
      <w:r>
        <w:instrText xml:space="preserve"> SE</w:instrText>
      </w:r>
      <w:r>
        <w:instrText xml:space="preserve">Q ábra \* ARABIC </w:instrText>
      </w:r>
      <w:r>
        <w:fldChar w:fldCharType="separate"/>
      </w:r>
      <w:r w:rsidR="00CB49BF">
        <w:rPr>
          <w:noProof/>
        </w:rPr>
        <w:t>15</w:t>
      </w:r>
      <w:r>
        <w:rPr>
          <w:noProof/>
        </w:rPr>
        <w:fldChar w:fldCharType="end"/>
      </w:r>
      <w:r w:rsidR="001711BC">
        <w:t xml:space="preserve">. ábra: </w:t>
      </w:r>
      <w:proofErr w:type="spellStart"/>
      <w:r w:rsidR="001711BC">
        <w:t>Bootstrap</w:t>
      </w:r>
      <w:proofErr w:type="spellEnd"/>
      <w:r w:rsidR="001711BC">
        <w:t xml:space="preserve"> kijelző méret kategóriák</w:t>
      </w:r>
      <w:r w:rsidR="00B716ED">
        <w:t xml:space="preserve"> </w:t>
      </w:r>
      <w:sdt>
        <w:sdtPr>
          <w:id w:val="301121409"/>
          <w:citation/>
        </w:sdtPr>
        <w:sdtEndPr/>
        <w:sdtContent>
          <w:r w:rsidR="00B716ED">
            <w:fldChar w:fldCharType="begin"/>
          </w:r>
          <w:r w:rsidR="00B716ED">
            <w:instrText xml:space="preserve"> CITATION Boo20 \l 1038 </w:instrText>
          </w:r>
          <w:r w:rsidR="00B716ED">
            <w:fldChar w:fldCharType="separate"/>
          </w:r>
          <w:r w:rsidR="00CB49BF">
            <w:rPr>
              <w:noProof/>
            </w:rPr>
            <w:t>[16]</w:t>
          </w:r>
          <w:r w:rsidR="00B716ED">
            <w:fldChar w:fldCharType="end"/>
          </w:r>
        </w:sdtContent>
      </w:sdt>
    </w:p>
    <w:p w14:paraId="397F761C" w14:textId="77777777" w:rsidR="00D53211" w:rsidRPr="00B53903" w:rsidRDefault="00D53211" w:rsidP="003A4EDD"/>
    <w:p w14:paraId="28C93439" w14:textId="5AB65E09" w:rsidR="00A81E79" w:rsidRDefault="00A81E79" w:rsidP="003E76AF">
      <w:pPr>
        <w:pStyle w:val="Cmsor2"/>
      </w:pPr>
      <w:bookmarkStart w:id="529" w:name="_Toc57927283"/>
      <w:r>
        <w:t xml:space="preserve">Google </w:t>
      </w:r>
      <w:r w:rsidR="00CE7D53">
        <w:t>térkép</w:t>
      </w:r>
      <w:bookmarkEnd w:id="529"/>
    </w:p>
    <w:p w14:paraId="2933C9E7" w14:textId="467E6F18" w:rsidR="00B716ED" w:rsidRPr="00B716ED" w:rsidRDefault="00433031" w:rsidP="00433031">
      <w:r>
        <w:t xml:space="preserve">A térképet igénylő megoldásokhoz a legnépszerűbb online térkép a Google térkép </w:t>
      </w:r>
      <w:r w:rsidRPr="00433031">
        <w:rPr>
          <w:i/>
          <w:iCs/>
        </w:rPr>
        <w:t>API</w:t>
      </w:r>
      <w:r>
        <w:t>-ját használtam.</w:t>
      </w:r>
      <w:r w:rsidR="006E0E16">
        <w:t xml:space="preserve"> Ehhez szükség volt egy regisztrációra a </w:t>
      </w:r>
      <w:r w:rsidR="006E0E16" w:rsidRPr="006E0E16">
        <w:rPr>
          <w:i/>
          <w:iCs/>
        </w:rPr>
        <w:t xml:space="preserve">Google </w:t>
      </w:r>
      <w:proofErr w:type="spellStart"/>
      <w:r w:rsidR="006E0E16" w:rsidRPr="006E0E16">
        <w:rPr>
          <w:i/>
          <w:iCs/>
        </w:rPr>
        <w:t>Cloud</w:t>
      </w:r>
      <w:proofErr w:type="spellEnd"/>
      <w:r w:rsidR="006E0E16">
        <w:t xml:space="preserve"> platform-</w:t>
      </w:r>
      <w:proofErr w:type="spellStart"/>
      <w:r w:rsidR="006E0E16">
        <w:t>ra</w:t>
      </w:r>
      <w:proofErr w:type="spellEnd"/>
      <w:r w:rsidR="006E0E16">
        <w:t xml:space="preserve">, </w:t>
      </w:r>
      <w:r w:rsidR="006E0E16">
        <w:lastRenderedPageBreak/>
        <w:t>ugyanis ahhoz</w:t>
      </w:r>
      <w:r w:rsidR="007E2002">
        <w:t>,</w:t>
      </w:r>
      <w:r w:rsidR="006E0E16">
        <w:t xml:space="preserve"> hogy integrálni tudjam a webalkalmazásomba a szolgáltatást elengedhetetlen egy </w:t>
      </w:r>
      <w:r w:rsidR="006E0E16" w:rsidRPr="00CE64C1">
        <w:rPr>
          <w:i/>
          <w:iCs/>
        </w:rPr>
        <w:t xml:space="preserve">API </w:t>
      </w:r>
      <w:r w:rsidR="006E0E16">
        <w:t>kulcs</w:t>
      </w:r>
      <w:r w:rsidR="007E2002">
        <w:t xml:space="preserve"> (</w:t>
      </w:r>
      <w:r w:rsidR="007E2002" w:rsidRPr="007E2002">
        <w:rPr>
          <w:i/>
          <w:iCs/>
        </w:rPr>
        <w:t>API Key</w:t>
      </w:r>
      <w:r w:rsidR="007E2002">
        <w:t>)</w:t>
      </w:r>
      <w:r w:rsidR="006E0E16">
        <w:t>.</w:t>
      </w:r>
    </w:p>
    <w:p w14:paraId="4832D2AF" w14:textId="536BCDD8" w:rsidR="0052259A" w:rsidRDefault="0052259A" w:rsidP="00722D7B">
      <w:pPr>
        <w:pStyle w:val="Cmsor3"/>
      </w:pPr>
      <w:bookmarkStart w:id="530" w:name="_Toc57927284"/>
      <w:r>
        <w:t>G</w:t>
      </w:r>
      <w:r w:rsidRPr="0052259A">
        <w:t>oogle</w:t>
      </w:r>
      <w:r>
        <w:t xml:space="preserve"> </w:t>
      </w:r>
      <w:proofErr w:type="spellStart"/>
      <w:r>
        <w:t>M</w:t>
      </w:r>
      <w:r w:rsidRPr="0052259A">
        <w:t>aps</w:t>
      </w:r>
      <w:proofErr w:type="spellEnd"/>
      <w:r>
        <w:t xml:space="preserve"> </w:t>
      </w:r>
      <w:proofErr w:type="spellStart"/>
      <w:r>
        <w:t>R</w:t>
      </w:r>
      <w:r w:rsidRPr="0052259A">
        <w:t>eact</w:t>
      </w:r>
      <w:bookmarkEnd w:id="530"/>
      <w:proofErr w:type="spellEnd"/>
    </w:p>
    <w:p w14:paraId="309FBF53" w14:textId="21154E07" w:rsidR="001C331E" w:rsidRDefault="002D6307" w:rsidP="00374742">
      <w:r>
        <w:t xml:space="preserve">A </w:t>
      </w:r>
      <w:proofErr w:type="spellStart"/>
      <w:r>
        <w:t>google</w:t>
      </w:r>
      <w:proofErr w:type="spellEnd"/>
      <w:r>
        <w:t xml:space="preserve"> térkép integrációjához a „</w:t>
      </w:r>
      <w:proofErr w:type="spellStart"/>
      <w:r w:rsidRPr="002D6307">
        <w:rPr>
          <w:i/>
          <w:iCs/>
        </w:rPr>
        <w:t>google</w:t>
      </w:r>
      <w:proofErr w:type="spellEnd"/>
      <w:r w:rsidRPr="002D6307">
        <w:rPr>
          <w:i/>
          <w:iCs/>
        </w:rPr>
        <w:t xml:space="preserve"> </w:t>
      </w:r>
      <w:proofErr w:type="spellStart"/>
      <w:r w:rsidRPr="002D6307">
        <w:rPr>
          <w:i/>
          <w:iCs/>
        </w:rPr>
        <w:t>maps</w:t>
      </w:r>
      <w:proofErr w:type="spellEnd"/>
      <w:r w:rsidRPr="002D6307">
        <w:rPr>
          <w:i/>
          <w:iCs/>
        </w:rPr>
        <w:t xml:space="preserve"> </w:t>
      </w:r>
      <w:proofErr w:type="spellStart"/>
      <w:r w:rsidRPr="002D6307">
        <w:rPr>
          <w:i/>
          <w:iCs/>
        </w:rPr>
        <w:t>react</w:t>
      </w:r>
      <w:proofErr w:type="spellEnd"/>
      <w:r>
        <w:t xml:space="preserve">” nevezetű </w:t>
      </w:r>
      <w:r w:rsidR="00E00051" w:rsidRPr="00E00051">
        <w:rPr>
          <w:i/>
          <w:iCs/>
        </w:rPr>
        <w:t>NPM (</w:t>
      </w:r>
      <w:proofErr w:type="spellStart"/>
      <w:r w:rsidR="00E00051" w:rsidRPr="00E00051">
        <w:rPr>
          <w:i/>
          <w:iCs/>
        </w:rPr>
        <w:t>Node</w:t>
      </w:r>
      <w:proofErr w:type="spellEnd"/>
      <w:r w:rsidR="00E00051" w:rsidRPr="00E00051">
        <w:rPr>
          <w:i/>
          <w:iCs/>
        </w:rPr>
        <w:t xml:space="preserve"> </w:t>
      </w:r>
      <w:proofErr w:type="spellStart"/>
      <w:r w:rsidR="00E00051" w:rsidRPr="00E00051">
        <w:rPr>
          <w:i/>
          <w:iCs/>
        </w:rPr>
        <w:t>package</w:t>
      </w:r>
      <w:proofErr w:type="spellEnd"/>
      <w:r w:rsidR="00E00051" w:rsidRPr="00E00051">
        <w:rPr>
          <w:i/>
          <w:iCs/>
        </w:rPr>
        <w:t xml:space="preserve"> </w:t>
      </w:r>
      <w:proofErr w:type="spellStart"/>
      <w:r w:rsidR="00E00051" w:rsidRPr="00E00051">
        <w:rPr>
          <w:i/>
          <w:iCs/>
        </w:rPr>
        <w:t>manager</w:t>
      </w:r>
      <w:proofErr w:type="spellEnd"/>
      <w:r w:rsidR="00E00051" w:rsidRPr="00E00051">
        <w:rPr>
          <w:i/>
          <w:iCs/>
        </w:rPr>
        <w:t>)</w:t>
      </w:r>
      <w:r w:rsidR="00CA30D4">
        <w:rPr>
          <w:i/>
          <w:iCs/>
        </w:rPr>
        <w:t xml:space="preserve"> </w:t>
      </w:r>
      <w:r w:rsidR="00E00051">
        <w:t>könyvtárat használtam.</w:t>
      </w:r>
      <w:r w:rsidR="00A713F9">
        <w:t xml:space="preserve"> Ezen könyvtárral és egy egyszerű </w:t>
      </w:r>
      <w:proofErr w:type="spellStart"/>
      <w:r w:rsidR="00A713F9" w:rsidRPr="00A713F9">
        <w:rPr>
          <w:i/>
          <w:iCs/>
        </w:rPr>
        <w:t>boilerplate</w:t>
      </w:r>
      <w:proofErr w:type="spellEnd"/>
      <w:r w:rsidR="00A713F9">
        <w:rPr>
          <w:i/>
          <w:iCs/>
        </w:rPr>
        <w:t xml:space="preserve"> </w:t>
      </w:r>
      <w:r w:rsidR="00A713F9">
        <w:t>kód segítségével könnyedén készíthetünk egy térkép komponenst.</w:t>
      </w:r>
      <w:r w:rsidR="00E57C83">
        <w:t xml:space="preserve"> Lehetőségünk van beállítani a kezdeti pozíciót, a kezdeti közelítés (</w:t>
      </w:r>
      <w:r w:rsidR="00E57C83" w:rsidRPr="00E57C83">
        <w:rPr>
          <w:i/>
          <w:iCs/>
        </w:rPr>
        <w:t>zoom</w:t>
      </w:r>
      <w:r w:rsidR="00E57C83" w:rsidRPr="00E57C83">
        <w:t>)</w:t>
      </w:r>
      <w:r w:rsidR="00E57C83">
        <w:t xml:space="preserve"> mértékét</w:t>
      </w:r>
      <w:r w:rsidR="00B6306D">
        <w:t>, illetve „gombostűket” (</w:t>
      </w:r>
      <w:r w:rsidR="00B6306D" w:rsidRPr="00B6306D">
        <w:rPr>
          <w:i/>
          <w:iCs/>
        </w:rPr>
        <w:t>Marker</w:t>
      </w:r>
      <w:r w:rsidR="00B6306D">
        <w:t>) is elhelyezhetünk rajta</w:t>
      </w:r>
      <w:r w:rsidR="00B316F6">
        <w:t>.</w:t>
      </w:r>
      <w:r w:rsidR="00C17882">
        <w:t xml:space="preserve"> </w:t>
      </w:r>
      <w:r w:rsidR="00B316F6">
        <w:t>A</w:t>
      </w:r>
      <w:r w:rsidR="00C17882">
        <w:t>z alkalmazásban ilyen</w:t>
      </w:r>
      <w:r w:rsidR="00B316F6">
        <w:t xml:space="preserve"> </w:t>
      </w:r>
      <w:r w:rsidR="00B316F6" w:rsidRPr="00B316F6">
        <w:rPr>
          <w:i/>
          <w:iCs/>
        </w:rPr>
        <w:t>Marker</w:t>
      </w:r>
      <w:r w:rsidR="00C17882">
        <w:t xml:space="preserve"> jelöl</w:t>
      </w:r>
      <w:r w:rsidR="00B316F6">
        <w:t>i</w:t>
      </w:r>
      <w:r w:rsidR="00C17882">
        <w:t xml:space="preserve"> az ingatlan elhelyezkedését.</w:t>
      </w:r>
      <w:r w:rsidR="00166100">
        <w:t xml:space="preserve"> </w:t>
      </w:r>
      <w:r w:rsidR="001C331E">
        <w:t>Az alábbi kódrészlet egy egyszerű térkép komponenst hoz létre, fix középponttal.</w:t>
      </w:r>
      <w:r w:rsidR="00D56EAD">
        <w:t xml:space="preserve"> Ebből indultam ki és egészítettem ki kellő mennyiségű logikával. </w:t>
      </w:r>
      <w:sdt>
        <w:sdtPr>
          <w:id w:val="-1054231776"/>
          <w:citation/>
        </w:sdtPr>
        <w:sdtEndPr/>
        <w:sdtContent>
          <w:r w:rsidR="00D56EAD">
            <w:fldChar w:fldCharType="begin"/>
          </w:r>
          <w:r w:rsidR="00D56EAD">
            <w:instrText xml:space="preserve"> CITATION Rac20 \l 1038 </w:instrText>
          </w:r>
          <w:r w:rsidR="00D56EAD">
            <w:fldChar w:fldCharType="separate"/>
          </w:r>
          <w:r w:rsidR="00CB49BF">
            <w:rPr>
              <w:noProof/>
            </w:rPr>
            <w:t>[17]</w:t>
          </w:r>
          <w:r w:rsidR="00D56EAD">
            <w:fldChar w:fldCharType="end"/>
          </w:r>
        </w:sdtContent>
      </w:sdt>
    </w:p>
    <w:p w14:paraId="10256C20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import </w:t>
      </w:r>
      <w:proofErr w:type="spellStart"/>
      <w:r w:rsidRPr="001C331E">
        <w:rPr>
          <w:color w:val="000000"/>
          <w:lang w:eastAsia="hu-HU"/>
        </w:rPr>
        <w:t>React</w:t>
      </w:r>
      <w:proofErr w:type="spellEnd"/>
      <w:r w:rsidRPr="001C331E">
        <w:rPr>
          <w:color w:val="000000"/>
          <w:lang w:eastAsia="hu-HU"/>
        </w:rPr>
        <w:t xml:space="preserve">, </w:t>
      </w:r>
      <w:proofErr w:type="gramStart"/>
      <w:r w:rsidRPr="001C331E">
        <w:rPr>
          <w:color w:val="000000"/>
          <w:lang w:eastAsia="hu-HU"/>
        </w:rPr>
        <w:t xml:space="preserve">{ </w:t>
      </w:r>
      <w:proofErr w:type="spellStart"/>
      <w:r w:rsidRPr="001C331E">
        <w:rPr>
          <w:color w:val="000000"/>
          <w:lang w:eastAsia="hu-HU"/>
        </w:rPr>
        <w:t>Component</w:t>
      </w:r>
      <w:proofErr w:type="spellEnd"/>
      <w:proofErr w:type="gramEnd"/>
      <w:r w:rsidRPr="001C331E">
        <w:rPr>
          <w:color w:val="000000"/>
          <w:lang w:eastAsia="hu-HU"/>
        </w:rPr>
        <w:t xml:space="preserve"> } </w:t>
      </w:r>
      <w:proofErr w:type="spellStart"/>
      <w:r w:rsidRPr="001C331E">
        <w:rPr>
          <w:color w:val="000000"/>
          <w:lang w:eastAsia="hu-HU"/>
        </w:rPr>
        <w:t>from</w:t>
      </w:r>
      <w:proofErr w:type="spellEnd"/>
      <w:r w:rsidRPr="001C331E">
        <w:rPr>
          <w:color w:val="000000"/>
          <w:lang w:eastAsia="hu-HU"/>
        </w:rPr>
        <w:t xml:space="preserve"> '</w:t>
      </w:r>
      <w:proofErr w:type="spellStart"/>
      <w:r w:rsidRPr="001C331E">
        <w:rPr>
          <w:color w:val="000000"/>
          <w:lang w:eastAsia="hu-HU"/>
        </w:rPr>
        <w:t>react</w:t>
      </w:r>
      <w:proofErr w:type="spellEnd"/>
      <w:r w:rsidRPr="001C331E">
        <w:rPr>
          <w:color w:val="000000"/>
          <w:lang w:eastAsia="hu-HU"/>
        </w:rPr>
        <w:t>';</w:t>
      </w:r>
    </w:p>
    <w:p w14:paraId="06B1C1B3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import </w:t>
      </w:r>
      <w:proofErr w:type="gramStart"/>
      <w:r w:rsidRPr="001C331E">
        <w:rPr>
          <w:color w:val="000000"/>
          <w:lang w:eastAsia="hu-HU"/>
        </w:rPr>
        <w:t>{ Map</w:t>
      </w:r>
      <w:proofErr w:type="gramEnd"/>
      <w:r w:rsidRPr="001C331E">
        <w:rPr>
          <w:color w:val="000000"/>
          <w:lang w:eastAsia="hu-HU"/>
        </w:rPr>
        <w:t xml:space="preserve">, </w:t>
      </w:r>
      <w:proofErr w:type="spellStart"/>
      <w:r w:rsidRPr="001C331E">
        <w:rPr>
          <w:color w:val="000000"/>
          <w:lang w:eastAsia="hu-HU"/>
        </w:rPr>
        <w:t>GoogleApiWrapper</w:t>
      </w:r>
      <w:proofErr w:type="spellEnd"/>
      <w:r w:rsidRPr="001C331E">
        <w:rPr>
          <w:color w:val="000000"/>
          <w:lang w:eastAsia="hu-HU"/>
        </w:rPr>
        <w:t xml:space="preserve"> } </w:t>
      </w:r>
      <w:proofErr w:type="spellStart"/>
      <w:r w:rsidRPr="001C331E">
        <w:rPr>
          <w:color w:val="000000"/>
          <w:lang w:eastAsia="hu-HU"/>
        </w:rPr>
        <w:t>from</w:t>
      </w:r>
      <w:proofErr w:type="spellEnd"/>
      <w:r w:rsidRPr="001C331E">
        <w:rPr>
          <w:color w:val="000000"/>
          <w:lang w:eastAsia="hu-HU"/>
        </w:rPr>
        <w:t xml:space="preserve"> '</w:t>
      </w:r>
      <w:proofErr w:type="spellStart"/>
      <w:r w:rsidRPr="001C331E">
        <w:rPr>
          <w:color w:val="000000"/>
          <w:lang w:eastAsia="hu-HU"/>
        </w:rPr>
        <w:t>google-maps-react</w:t>
      </w:r>
      <w:proofErr w:type="spellEnd"/>
      <w:r w:rsidRPr="001C331E">
        <w:rPr>
          <w:color w:val="000000"/>
          <w:lang w:eastAsia="hu-HU"/>
        </w:rPr>
        <w:t>';</w:t>
      </w:r>
    </w:p>
    <w:p w14:paraId="6C609ABC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511D0CAA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const </w:t>
      </w:r>
      <w:proofErr w:type="spellStart"/>
      <w:r w:rsidRPr="001C331E">
        <w:rPr>
          <w:color w:val="000000"/>
          <w:lang w:eastAsia="hu-HU"/>
        </w:rPr>
        <w:t>mapStyles</w:t>
      </w:r>
      <w:proofErr w:type="spellEnd"/>
      <w:r w:rsidRPr="001C331E">
        <w:rPr>
          <w:color w:val="000000"/>
          <w:lang w:eastAsia="hu-HU"/>
        </w:rPr>
        <w:t xml:space="preserve"> = {</w:t>
      </w:r>
    </w:p>
    <w:p w14:paraId="627BC506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r w:rsidRPr="001C331E">
        <w:rPr>
          <w:color w:val="000000"/>
          <w:lang w:eastAsia="hu-HU"/>
        </w:rPr>
        <w:t>width</w:t>
      </w:r>
      <w:proofErr w:type="spellEnd"/>
      <w:r w:rsidRPr="001C331E">
        <w:rPr>
          <w:color w:val="000000"/>
          <w:lang w:eastAsia="hu-HU"/>
        </w:rPr>
        <w:t>: '100%',</w:t>
      </w:r>
    </w:p>
    <w:p w14:paraId="41426D4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r w:rsidRPr="001C331E">
        <w:rPr>
          <w:color w:val="000000"/>
          <w:lang w:eastAsia="hu-HU"/>
        </w:rPr>
        <w:t>height</w:t>
      </w:r>
      <w:proofErr w:type="spellEnd"/>
      <w:r w:rsidRPr="001C331E">
        <w:rPr>
          <w:color w:val="000000"/>
          <w:lang w:eastAsia="hu-HU"/>
        </w:rPr>
        <w:t>: '100%'</w:t>
      </w:r>
    </w:p>
    <w:p w14:paraId="2C66ADBC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>};</w:t>
      </w:r>
    </w:p>
    <w:p w14:paraId="7A23CB9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4A45D52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export </w:t>
      </w:r>
      <w:proofErr w:type="spellStart"/>
      <w:r w:rsidRPr="001C331E">
        <w:rPr>
          <w:color w:val="000000"/>
          <w:lang w:eastAsia="hu-HU"/>
        </w:rPr>
        <w:t>class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r w:rsidRPr="001C331E">
        <w:rPr>
          <w:color w:val="000000"/>
          <w:lang w:eastAsia="hu-HU"/>
        </w:rPr>
        <w:t>MapContainer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r w:rsidRPr="001C331E">
        <w:rPr>
          <w:color w:val="000000"/>
          <w:lang w:eastAsia="hu-HU"/>
        </w:rPr>
        <w:t>extends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r w:rsidRPr="001C331E">
        <w:rPr>
          <w:color w:val="000000"/>
          <w:lang w:eastAsia="hu-HU"/>
        </w:rPr>
        <w:t>Component</w:t>
      </w:r>
      <w:proofErr w:type="spellEnd"/>
      <w:r w:rsidRPr="001C331E">
        <w:rPr>
          <w:color w:val="000000"/>
          <w:lang w:eastAsia="hu-HU"/>
        </w:rPr>
        <w:t xml:space="preserve"> {</w:t>
      </w:r>
    </w:p>
    <w:p w14:paraId="740EA0F7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proofErr w:type="gramStart"/>
      <w:r w:rsidRPr="001C331E">
        <w:rPr>
          <w:color w:val="000000"/>
          <w:lang w:eastAsia="hu-HU"/>
        </w:rPr>
        <w:t>render</w:t>
      </w:r>
      <w:proofErr w:type="spellEnd"/>
      <w:r w:rsidRPr="001C331E">
        <w:rPr>
          <w:color w:val="000000"/>
          <w:lang w:eastAsia="hu-HU"/>
        </w:rPr>
        <w:t>(</w:t>
      </w:r>
      <w:proofErr w:type="gramEnd"/>
      <w:r w:rsidRPr="001C331E">
        <w:rPr>
          <w:color w:val="000000"/>
          <w:lang w:eastAsia="hu-HU"/>
        </w:rPr>
        <w:t>) {</w:t>
      </w:r>
    </w:p>
    <w:p w14:paraId="70420A3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</w:t>
      </w:r>
      <w:proofErr w:type="spellStart"/>
      <w:r w:rsidRPr="001C331E">
        <w:rPr>
          <w:color w:val="000000"/>
          <w:lang w:eastAsia="hu-HU"/>
        </w:rPr>
        <w:t>return</w:t>
      </w:r>
      <w:proofErr w:type="spellEnd"/>
      <w:r w:rsidRPr="001C331E">
        <w:rPr>
          <w:color w:val="000000"/>
          <w:lang w:eastAsia="hu-HU"/>
        </w:rPr>
        <w:t xml:space="preserve"> (</w:t>
      </w:r>
    </w:p>
    <w:p w14:paraId="308F65D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&lt;Map</w:t>
      </w:r>
    </w:p>
    <w:p w14:paraId="0843561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</w:t>
      </w:r>
      <w:proofErr w:type="spellStart"/>
      <w:r w:rsidRPr="001C331E">
        <w:rPr>
          <w:color w:val="000000"/>
          <w:lang w:eastAsia="hu-HU"/>
        </w:rPr>
        <w:t>google</w:t>
      </w:r>
      <w:proofErr w:type="spellEnd"/>
      <w:r w:rsidRPr="001C331E">
        <w:rPr>
          <w:color w:val="000000"/>
          <w:lang w:eastAsia="hu-HU"/>
        </w:rPr>
        <w:t>={</w:t>
      </w:r>
      <w:proofErr w:type="spellStart"/>
      <w:proofErr w:type="gramStart"/>
      <w:r w:rsidRPr="001C331E">
        <w:rPr>
          <w:color w:val="000000"/>
          <w:lang w:eastAsia="hu-HU"/>
        </w:rPr>
        <w:t>this.props</w:t>
      </w:r>
      <w:proofErr w:type="gramEnd"/>
      <w:r w:rsidRPr="001C331E">
        <w:rPr>
          <w:color w:val="000000"/>
          <w:lang w:eastAsia="hu-HU"/>
        </w:rPr>
        <w:t>.google</w:t>
      </w:r>
      <w:proofErr w:type="spellEnd"/>
      <w:r w:rsidRPr="001C331E">
        <w:rPr>
          <w:color w:val="000000"/>
          <w:lang w:eastAsia="hu-HU"/>
        </w:rPr>
        <w:t>}</w:t>
      </w:r>
    </w:p>
    <w:p w14:paraId="1A4B1198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zoom</w:t>
      </w:r>
      <w:proofErr w:type="gramStart"/>
      <w:r w:rsidRPr="001C331E">
        <w:rPr>
          <w:color w:val="000000"/>
          <w:lang w:eastAsia="hu-HU"/>
        </w:rPr>
        <w:t>={</w:t>
      </w:r>
      <w:proofErr w:type="gramEnd"/>
      <w:r w:rsidRPr="001C331E">
        <w:rPr>
          <w:color w:val="000000"/>
          <w:lang w:eastAsia="hu-HU"/>
        </w:rPr>
        <w:t>14}</w:t>
      </w:r>
    </w:p>
    <w:p w14:paraId="4CEEA825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</w:t>
      </w:r>
      <w:proofErr w:type="spellStart"/>
      <w:r w:rsidRPr="001C331E">
        <w:rPr>
          <w:color w:val="000000"/>
          <w:lang w:eastAsia="hu-HU"/>
        </w:rPr>
        <w:t>style</w:t>
      </w:r>
      <w:proofErr w:type="spellEnd"/>
      <w:r w:rsidRPr="001C331E">
        <w:rPr>
          <w:color w:val="000000"/>
          <w:lang w:eastAsia="hu-HU"/>
        </w:rPr>
        <w:t>={</w:t>
      </w:r>
      <w:proofErr w:type="spellStart"/>
      <w:r w:rsidRPr="001C331E">
        <w:rPr>
          <w:color w:val="000000"/>
          <w:lang w:eastAsia="hu-HU"/>
        </w:rPr>
        <w:t>mapStyles</w:t>
      </w:r>
      <w:proofErr w:type="spellEnd"/>
      <w:r w:rsidRPr="001C331E">
        <w:rPr>
          <w:color w:val="000000"/>
          <w:lang w:eastAsia="hu-HU"/>
        </w:rPr>
        <w:t>}</w:t>
      </w:r>
    </w:p>
    <w:p w14:paraId="7AB5688F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</w:t>
      </w:r>
      <w:proofErr w:type="spellStart"/>
      <w:r w:rsidRPr="001C331E">
        <w:rPr>
          <w:color w:val="000000"/>
          <w:lang w:eastAsia="hu-HU"/>
        </w:rPr>
        <w:t>initialCenter</w:t>
      </w:r>
      <w:proofErr w:type="spellEnd"/>
      <w:proofErr w:type="gramStart"/>
      <w:r w:rsidRPr="001C331E">
        <w:rPr>
          <w:color w:val="000000"/>
          <w:lang w:eastAsia="hu-HU"/>
        </w:rPr>
        <w:t>={</w:t>
      </w:r>
      <w:proofErr w:type="gramEnd"/>
    </w:p>
    <w:p w14:paraId="1C791CFA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{</w:t>
      </w:r>
    </w:p>
    <w:p w14:paraId="6D59735E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  lat: -1.2884,</w:t>
      </w:r>
    </w:p>
    <w:p w14:paraId="1BABC11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  </w:t>
      </w:r>
      <w:proofErr w:type="spellStart"/>
      <w:r w:rsidRPr="001C331E">
        <w:rPr>
          <w:color w:val="000000"/>
          <w:lang w:eastAsia="hu-HU"/>
        </w:rPr>
        <w:t>lng</w:t>
      </w:r>
      <w:proofErr w:type="spellEnd"/>
      <w:r w:rsidRPr="001C331E">
        <w:rPr>
          <w:color w:val="000000"/>
          <w:lang w:eastAsia="hu-HU"/>
        </w:rPr>
        <w:t>: 36.8233</w:t>
      </w:r>
    </w:p>
    <w:p w14:paraId="271BE846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}</w:t>
      </w:r>
    </w:p>
    <w:p w14:paraId="74AA997F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}</w:t>
      </w:r>
    </w:p>
    <w:p w14:paraId="4FCF95B2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/&gt;</w:t>
      </w:r>
    </w:p>
    <w:p w14:paraId="69AEB18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);</w:t>
      </w:r>
    </w:p>
    <w:p w14:paraId="6DDE003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}</w:t>
      </w:r>
    </w:p>
    <w:p w14:paraId="78BABB81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>}</w:t>
      </w:r>
    </w:p>
    <w:p w14:paraId="2EB8445E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6E239167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export </w:t>
      </w:r>
      <w:proofErr w:type="spellStart"/>
      <w:r w:rsidRPr="001C331E">
        <w:rPr>
          <w:color w:val="000000"/>
          <w:lang w:eastAsia="hu-HU"/>
        </w:rPr>
        <w:t>default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proofErr w:type="gramStart"/>
      <w:r w:rsidRPr="001C331E">
        <w:rPr>
          <w:color w:val="000000"/>
          <w:lang w:eastAsia="hu-HU"/>
        </w:rPr>
        <w:t>GoogleApiWrapper</w:t>
      </w:r>
      <w:proofErr w:type="spellEnd"/>
      <w:r w:rsidRPr="001C331E">
        <w:rPr>
          <w:color w:val="000000"/>
          <w:lang w:eastAsia="hu-HU"/>
        </w:rPr>
        <w:t>(</w:t>
      </w:r>
      <w:proofErr w:type="gramEnd"/>
      <w:r w:rsidRPr="001C331E">
        <w:rPr>
          <w:color w:val="000000"/>
          <w:lang w:eastAsia="hu-HU"/>
        </w:rPr>
        <w:t>{</w:t>
      </w:r>
    </w:p>
    <w:p w14:paraId="658E12A7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r w:rsidRPr="001C331E">
        <w:rPr>
          <w:color w:val="000000"/>
          <w:lang w:eastAsia="hu-HU"/>
        </w:rPr>
        <w:t>apiKey</w:t>
      </w:r>
      <w:proofErr w:type="spellEnd"/>
      <w:r w:rsidRPr="001C331E">
        <w:rPr>
          <w:color w:val="000000"/>
          <w:lang w:eastAsia="hu-HU"/>
        </w:rPr>
        <w:t>: 'YOUR_GOOGLE_MAPS_API_KEY_GOES_HERE'</w:t>
      </w:r>
    </w:p>
    <w:p w14:paraId="166E82C9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proofErr w:type="gramStart"/>
      <w:r w:rsidRPr="001C331E">
        <w:rPr>
          <w:color w:val="000000"/>
          <w:lang w:eastAsia="hu-HU"/>
        </w:rPr>
        <w:t>})(</w:t>
      </w:r>
      <w:proofErr w:type="spellStart"/>
      <w:proofErr w:type="gramEnd"/>
      <w:r w:rsidRPr="001C331E">
        <w:rPr>
          <w:color w:val="000000"/>
          <w:lang w:eastAsia="hu-HU"/>
        </w:rPr>
        <w:t>MapContainer</w:t>
      </w:r>
      <w:proofErr w:type="spellEnd"/>
      <w:r w:rsidRPr="001C331E">
        <w:rPr>
          <w:color w:val="000000"/>
          <w:lang w:eastAsia="hu-HU"/>
        </w:rPr>
        <w:t>);</w:t>
      </w:r>
    </w:p>
    <w:p w14:paraId="4E33314A" w14:textId="77777777" w:rsidR="001C331E" w:rsidRDefault="001C331E" w:rsidP="00374742"/>
    <w:p w14:paraId="0D5EB4DA" w14:textId="4C7E9ED2" w:rsidR="00374742" w:rsidRDefault="00166100" w:rsidP="00374742">
      <w:r>
        <w:t>A kezdeti pozíciót szélességi és hosszúsági koordináták megadásával határozhatjuk meg</w:t>
      </w:r>
      <w:r w:rsidR="0010441C">
        <w:t>. Ezen koordinátákat akár a böngészőtől is elkérhetjü</w:t>
      </w:r>
      <w:r w:rsidR="00911928">
        <w:t>k, feltéve, hogy a felhasználó engedélyezi a böngészőben az helymeghatározást.</w:t>
      </w:r>
    </w:p>
    <w:p w14:paraId="606CDF8B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lastRenderedPageBreak/>
        <w:t>    //Jelenlegi helyzet elkérése a böngészőtől</w:t>
      </w:r>
    </w:p>
    <w:p w14:paraId="4BC8B588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const </w:t>
      </w:r>
      <w:proofErr w:type="spellStart"/>
      <w:r w:rsidRPr="00472088">
        <w:rPr>
          <w:color w:val="000000"/>
          <w:lang w:eastAsia="hu-HU"/>
        </w:rPr>
        <w:t>getCurrentLocation</w:t>
      </w:r>
      <w:proofErr w:type="spellEnd"/>
      <w:r w:rsidRPr="00472088">
        <w:rPr>
          <w:color w:val="000000"/>
          <w:lang w:eastAsia="hu-HU"/>
        </w:rPr>
        <w:t> = </w:t>
      </w:r>
      <w:proofErr w:type="spellStart"/>
      <w:r w:rsidRPr="00472088">
        <w:rPr>
          <w:color w:val="000000"/>
          <w:lang w:eastAsia="hu-HU"/>
        </w:rPr>
        <w:t>async</w:t>
      </w:r>
      <w:proofErr w:type="spellEnd"/>
      <w:r w:rsidRPr="00472088">
        <w:rPr>
          <w:color w:val="000000"/>
          <w:lang w:eastAsia="hu-HU"/>
        </w:rPr>
        <w:t> () =&gt; {</w:t>
      </w:r>
    </w:p>
    <w:p w14:paraId="6DE8FAAB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</w:t>
      </w:r>
      <w:proofErr w:type="spellStart"/>
      <w:r w:rsidRPr="00472088">
        <w:rPr>
          <w:color w:val="000000"/>
          <w:lang w:eastAsia="hu-HU"/>
        </w:rPr>
        <w:t>if</w:t>
      </w:r>
      <w:proofErr w:type="spellEnd"/>
      <w:r w:rsidRPr="00472088">
        <w:rPr>
          <w:color w:val="000000"/>
          <w:lang w:eastAsia="hu-HU"/>
        </w:rPr>
        <w:t> (</w:t>
      </w:r>
      <w:proofErr w:type="spellStart"/>
      <w:r w:rsidRPr="00472088">
        <w:rPr>
          <w:color w:val="000000"/>
          <w:lang w:eastAsia="hu-HU"/>
        </w:rPr>
        <w:t>navigator</w:t>
      </w:r>
      <w:proofErr w:type="spellEnd"/>
      <w:r w:rsidRPr="00472088">
        <w:rPr>
          <w:color w:val="000000"/>
          <w:lang w:eastAsia="hu-HU"/>
        </w:rPr>
        <w:t> &amp;&amp; </w:t>
      </w:r>
      <w:proofErr w:type="spellStart"/>
      <w:proofErr w:type="gramStart"/>
      <w:r w:rsidRPr="00472088">
        <w:rPr>
          <w:color w:val="000000"/>
          <w:lang w:eastAsia="hu-HU"/>
        </w:rPr>
        <w:t>navigator.geolocation</w:t>
      </w:r>
      <w:proofErr w:type="spellEnd"/>
      <w:proofErr w:type="gramEnd"/>
      <w:r w:rsidRPr="00472088">
        <w:rPr>
          <w:color w:val="000000"/>
          <w:lang w:eastAsia="hu-HU"/>
        </w:rPr>
        <w:t>) {</w:t>
      </w:r>
    </w:p>
    <w:p w14:paraId="1DE57147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</w:t>
      </w:r>
      <w:proofErr w:type="spellStart"/>
      <w:proofErr w:type="gramStart"/>
      <w:r w:rsidRPr="00472088">
        <w:rPr>
          <w:color w:val="000000"/>
          <w:lang w:eastAsia="hu-HU"/>
        </w:rPr>
        <w:t>navigator.geolocation</w:t>
      </w:r>
      <w:proofErr w:type="gramEnd"/>
      <w:r w:rsidRPr="00472088">
        <w:rPr>
          <w:color w:val="000000"/>
          <w:lang w:eastAsia="hu-HU"/>
        </w:rPr>
        <w:t>.getCurrentPosition</w:t>
      </w:r>
      <w:proofErr w:type="spellEnd"/>
      <w:r w:rsidRPr="00472088">
        <w:rPr>
          <w:color w:val="000000"/>
          <w:lang w:eastAsia="hu-HU"/>
        </w:rPr>
        <w:t>(</w:t>
      </w:r>
      <w:proofErr w:type="spellStart"/>
      <w:r w:rsidRPr="00472088">
        <w:rPr>
          <w:color w:val="000000"/>
          <w:lang w:eastAsia="hu-HU"/>
        </w:rPr>
        <w:t>pos</w:t>
      </w:r>
      <w:proofErr w:type="spellEnd"/>
      <w:r w:rsidRPr="00472088">
        <w:rPr>
          <w:color w:val="000000"/>
          <w:lang w:eastAsia="hu-HU"/>
        </w:rPr>
        <w:t> =&gt; {</w:t>
      </w:r>
    </w:p>
    <w:p w14:paraId="06376DB7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    const </w:t>
      </w:r>
      <w:proofErr w:type="spellStart"/>
      <w:r w:rsidRPr="00472088">
        <w:rPr>
          <w:color w:val="000000"/>
          <w:lang w:eastAsia="hu-HU"/>
        </w:rPr>
        <w:t>coords</w:t>
      </w:r>
      <w:proofErr w:type="spellEnd"/>
      <w:r w:rsidRPr="00472088">
        <w:rPr>
          <w:color w:val="000000"/>
          <w:lang w:eastAsia="hu-HU"/>
        </w:rPr>
        <w:t> = </w:t>
      </w:r>
      <w:proofErr w:type="spellStart"/>
      <w:proofErr w:type="gramStart"/>
      <w:r w:rsidRPr="00472088">
        <w:rPr>
          <w:color w:val="000000"/>
          <w:lang w:eastAsia="hu-HU"/>
        </w:rPr>
        <w:t>pos.coords</w:t>
      </w:r>
      <w:proofErr w:type="spellEnd"/>
      <w:proofErr w:type="gramEnd"/>
      <w:r w:rsidRPr="00472088">
        <w:rPr>
          <w:color w:val="000000"/>
          <w:lang w:eastAsia="hu-HU"/>
        </w:rPr>
        <w:t>;</w:t>
      </w:r>
    </w:p>
    <w:p w14:paraId="1778AC72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    </w:t>
      </w:r>
      <w:proofErr w:type="spellStart"/>
      <w:r w:rsidRPr="00472088">
        <w:rPr>
          <w:color w:val="000000"/>
          <w:lang w:eastAsia="hu-HU"/>
        </w:rPr>
        <w:t>setLongitude</w:t>
      </w:r>
      <w:proofErr w:type="spellEnd"/>
      <w:r w:rsidRPr="00472088">
        <w:rPr>
          <w:color w:val="000000"/>
          <w:lang w:eastAsia="hu-HU"/>
        </w:rPr>
        <w:t>(</w:t>
      </w:r>
      <w:proofErr w:type="spellStart"/>
      <w:proofErr w:type="gramStart"/>
      <w:r w:rsidRPr="00472088">
        <w:rPr>
          <w:color w:val="000000"/>
          <w:lang w:eastAsia="hu-HU"/>
        </w:rPr>
        <w:t>coords.longitude</w:t>
      </w:r>
      <w:proofErr w:type="spellEnd"/>
      <w:proofErr w:type="gramEnd"/>
      <w:r w:rsidRPr="00472088">
        <w:rPr>
          <w:color w:val="000000"/>
          <w:lang w:eastAsia="hu-HU"/>
        </w:rPr>
        <w:t>);</w:t>
      </w:r>
    </w:p>
    <w:p w14:paraId="3C06927F" w14:textId="7BD081B9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    </w:t>
      </w:r>
      <w:proofErr w:type="spellStart"/>
      <w:r w:rsidRPr="00472088">
        <w:rPr>
          <w:color w:val="000000"/>
          <w:lang w:eastAsia="hu-HU"/>
        </w:rPr>
        <w:t>setLatitude</w:t>
      </w:r>
      <w:proofErr w:type="spellEnd"/>
      <w:r w:rsidRPr="00472088">
        <w:rPr>
          <w:color w:val="000000"/>
          <w:lang w:eastAsia="hu-HU"/>
        </w:rPr>
        <w:t>(</w:t>
      </w:r>
      <w:proofErr w:type="spellStart"/>
      <w:proofErr w:type="gramStart"/>
      <w:r w:rsidRPr="00472088">
        <w:rPr>
          <w:color w:val="000000"/>
          <w:lang w:eastAsia="hu-HU"/>
        </w:rPr>
        <w:t>coords.latitude</w:t>
      </w:r>
      <w:proofErr w:type="spellEnd"/>
      <w:proofErr w:type="gramEnd"/>
      <w:r w:rsidRPr="00472088">
        <w:rPr>
          <w:color w:val="000000"/>
          <w:lang w:eastAsia="hu-HU"/>
        </w:rPr>
        <w:t>);</w:t>
      </w:r>
    </w:p>
    <w:p w14:paraId="632EEE85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});</w:t>
      </w:r>
    </w:p>
    <w:p w14:paraId="1A816319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}</w:t>
      </w:r>
    </w:p>
    <w:p w14:paraId="70C37671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}</w:t>
      </w:r>
    </w:p>
    <w:p w14:paraId="5F1719D2" w14:textId="77777777" w:rsidR="00374742" w:rsidRPr="00A713F9" w:rsidRDefault="00245B8C" w:rsidP="00374742">
      <w:commentRangeStart w:id="531"/>
      <w:commentRangeEnd w:id="531"/>
      <w:r>
        <w:rPr>
          <w:rStyle w:val="Jegyzethivatkozs"/>
        </w:rPr>
        <w:commentReference w:id="531"/>
      </w:r>
    </w:p>
    <w:p w14:paraId="638457C5" w14:textId="14299613" w:rsidR="009C79E9" w:rsidRDefault="00CF268B" w:rsidP="003519B1">
      <w:pPr>
        <w:pStyle w:val="Cmsor1"/>
        <w:pPrChange w:id="532" w:author="Drexler Nándor" w:date="2020-12-03T22:27:00Z">
          <w:pPr>
            <w:pStyle w:val="Cmsor1"/>
          </w:pPr>
        </w:pPrChange>
      </w:pPr>
      <w:bookmarkStart w:id="533" w:name="_Toc57927285"/>
      <w:ins w:id="534" w:author="Ekler Péter" w:date="2020-12-02T23:51:00Z">
        <w:r>
          <w:lastRenderedPageBreak/>
          <w:t xml:space="preserve">Az elkészült megoldás </w:t>
        </w:r>
      </w:ins>
      <w:del w:id="535" w:author="Ekler Péter" w:date="2020-12-02T23:51:00Z">
        <w:r w:rsidR="009C79E9" w:rsidDel="00CF268B">
          <w:delText>F</w:delText>
        </w:r>
      </w:del>
      <w:ins w:id="536" w:author="Ekler Péter" w:date="2020-12-02T23:51:00Z">
        <w:r>
          <w:t>f</w:t>
        </w:r>
      </w:ins>
      <w:r w:rsidR="009C79E9">
        <w:t>elsőszintű architektú</w:t>
      </w:r>
      <w:ins w:id="537" w:author="Ekler Péter" w:date="2020-12-02T23:51:00Z">
        <w:r>
          <w:t>rája</w:t>
        </w:r>
      </w:ins>
      <w:bookmarkEnd w:id="533"/>
      <w:del w:id="538" w:author="Ekler Péter" w:date="2020-12-02T23:51:00Z">
        <w:r w:rsidR="009C79E9" w:rsidDel="00CF268B">
          <w:delText>ra</w:delText>
        </w:r>
      </w:del>
    </w:p>
    <w:p w14:paraId="726D6650" w14:textId="28A9AFC8" w:rsidR="00DB6A01" w:rsidRPr="00341D45" w:rsidRDefault="009822AC" w:rsidP="00DB6A01">
      <w:r>
        <w:t>Az alkalmazás a klasszikus webesalkalmazásoknál használatos háromrétegű architektúra szerint épül fel.</w:t>
      </w:r>
      <w:r w:rsidR="00B4482D">
        <w:t xml:space="preserve"> A három konkrét réget jelen esetben az adatbázis szerver, az alkalmazás szerver és a webszerver.</w:t>
      </w:r>
    </w:p>
    <w:p w14:paraId="3DC3356A" w14:textId="77777777" w:rsidR="003E76AF" w:rsidRPr="00DB6A01" w:rsidRDefault="003E76AF" w:rsidP="00DB6A01"/>
    <w:p w14:paraId="5EDB1C62" w14:textId="1470988B" w:rsidR="003E76AF" w:rsidRDefault="003E76AF" w:rsidP="003E76AF">
      <w:pPr>
        <w:pStyle w:val="Cmsor2"/>
      </w:pPr>
      <w:bookmarkStart w:id="539" w:name="_Toc57927286"/>
      <w:r w:rsidRPr="003E76AF">
        <w:t>Háromrétegű architektúra</w:t>
      </w:r>
      <w:bookmarkEnd w:id="539"/>
    </w:p>
    <w:p w14:paraId="3E98C9CA" w14:textId="48C7CF44" w:rsidR="003E76AF" w:rsidRPr="003E76AF" w:rsidRDefault="0008536A" w:rsidP="003E76AF">
      <w:r>
        <w:t xml:space="preserve">Az alkalmazás felépítése a jól ismert háromrétegű architektúrán alapszik. Webalkalmazások körében széleskörben használt ez az architektúra. Általában egy </w:t>
      </w:r>
      <w:r w:rsidRPr="00341D45">
        <w:rPr>
          <w:i/>
          <w:iCs/>
        </w:rPr>
        <w:t>Frontend</w:t>
      </w:r>
      <w:r>
        <w:rPr>
          <w:i/>
          <w:iCs/>
        </w:rPr>
        <w:t xml:space="preserve"> </w:t>
      </w:r>
      <w:r>
        <w:t>szerverből, egy alkalmazásszerverből és egy adatbázisszerverből épül fel.</w:t>
      </w:r>
      <w:r w:rsidR="005E2800">
        <w:t xml:space="preserve"> Minden réteg csak a szomszédéival kommunikál.</w:t>
      </w:r>
      <w:r>
        <w:t xml:space="preserve"> </w:t>
      </w:r>
      <w:r w:rsidR="003E76AF" w:rsidRPr="003E76AF">
        <w:t>A háromrétegű architektúra egy szoftvertervezési minta is, a szoftverarchitektúrán felül.</w:t>
      </w:r>
      <w:r w:rsidR="00DB45B5">
        <w:t xml:space="preserve"> </w:t>
      </w:r>
      <w:r w:rsidR="003E76AF" w:rsidRPr="003E76AF">
        <w:t>A modell legnagyobb előnye, hogy lehetővé teszi az egyes rétegek egymástól függetlenül történő fejlesztését, sőt, akár teljes cseréjét is</w:t>
      </w:r>
      <w:r w:rsidR="00886A6A">
        <w:t xml:space="preserve">. </w:t>
      </w:r>
      <w:r w:rsidR="003E11F7" w:rsidRPr="003E11F7">
        <w:t>Ez biztonságosan megtehető, mert egy réteg módosítása nincs hatással a többi réteg működésére. Egymástól független modulokként tartalmazza a felhasználói felületet, az üzleti logikát és az adatbázist a szükséges hozzáférési műveletekkel.</w:t>
      </w:r>
      <w:r w:rsidR="003E11F7">
        <w:t xml:space="preserve"> </w:t>
      </w:r>
      <w:sdt>
        <w:sdtPr>
          <w:id w:val="-1917383899"/>
          <w:citation/>
        </w:sdtPr>
        <w:sdtEndPr/>
        <w:sdtContent>
          <w:r w:rsidR="003E11F7">
            <w:fldChar w:fldCharType="begin"/>
          </w:r>
          <w:r w:rsidR="003E11F7">
            <w:instrText xml:space="preserve"> CITATION haromretegu \l 1038 </w:instrText>
          </w:r>
          <w:r w:rsidR="003E11F7">
            <w:fldChar w:fldCharType="separate"/>
          </w:r>
          <w:r w:rsidR="00CB49BF">
            <w:rPr>
              <w:noProof/>
            </w:rPr>
            <w:t>[18]</w:t>
          </w:r>
          <w:r w:rsidR="003E11F7">
            <w:fldChar w:fldCharType="end"/>
          </w:r>
        </w:sdtContent>
      </w:sdt>
    </w:p>
    <w:p w14:paraId="0598C08B" w14:textId="32BC8329" w:rsidR="003E11F7" w:rsidRDefault="003E11F7" w:rsidP="00722D7B">
      <w:pPr>
        <w:pStyle w:val="Cmsor3"/>
      </w:pPr>
      <w:bookmarkStart w:id="540" w:name="_Toc57927287"/>
      <w:r w:rsidRPr="003E11F7">
        <w:t>Ré</w:t>
      </w:r>
      <w:r w:rsidR="00676EB9">
        <w:t>t</w:t>
      </w:r>
      <w:r w:rsidRPr="003E11F7">
        <w:t>e</w:t>
      </w:r>
      <w:r w:rsidR="00676EB9">
        <w:t>g</w:t>
      </w:r>
      <w:r w:rsidRPr="003E11F7">
        <w:t>ek</w:t>
      </w:r>
      <w:bookmarkEnd w:id="540"/>
    </w:p>
    <w:p w14:paraId="105CFA09" w14:textId="77777777" w:rsidR="003E11F7" w:rsidRDefault="003E11F7" w:rsidP="003E11F7">
      <w:r>
        <w:t>Háromrétegű architektúra esetén az alkalmazást az alábbi 3 rétegre bontjuk:</w:t>
      </w:r>
    </w:p>
    <w:p w14:paraId="59F0D83A" w14:textId="77777777" w:rsidR="003E11F7" w:rsidRDefault="003E11F7" w:rsidP="003E11F7"/>
    <w:p w14:paraId="07A40250" w14:textId="6337327D" w:rsidR="003E11F7" w:rsidRDefault="003E11F7" w:rsidP="003E11F7">
      <w:pPr>
        <w:pStyle w:val="Listaszerbekezds"/>
        <w:numPr>
          <w:ilvl w:val="0"/>
          <w:numId w:val="32"/>
        </w:numPr>
      </w:pPr>
      <w:r>
        <w:t>Megjelenítés: a társ rendszer felé nyújt interfészt (gyakran ez a felhasználói interfész), és az ehhez kapcsolódó eseményeket kezeli le. Ennek a leggyakoribb megvalósítása a weboldal és az előállító logika.</w:t>
      </w:r>
    </w:p>
    <w:p w14:paraId="39F9775A" w14:textId="77777777" w:rsidR="003E11F7" w:rsidRDefault="003E11F7" w:rsidP="003E11F7">
      <w:pPr>
        <w:pStyle w:val="Listaszerbekezds"/>
        <w:numPr>
          <w:ilvl w:val="0"/>
          <w:numId w:val="32"/>
        </w:numPr>
      </w:pPr>
      <w:r>
        <w:t>Üzleti logika: ezen réteg feladata az üzleti folyamatok futtatása, hosszú életű tranzakciók kezelése. Itt kerül sor az adatok szélesebb hatókört, több adattípust átölelő szabályainak kikényszerítésére is.</w:t>
      </w:r>
    </w:p>
    <w:p w14:paraId="40DE4909" w14:textId="361BD6D2" w:rsidR="003E11F7" w:rsidRDefault="003E11F7" w:rsidP="003E11F7">
      <w:pPr>
        <w:pStyle w:val="Listaszerbekezds"/>
        <w:numPr>
          <w:ilvl w:val="0"/>
          <w:numId w:val="32"/>
        </w:numPr>
      </w:pPr>
      <w:proofErr w:type="spellStart"/>
      <w:r>
        <w:t>Perzisztencia</w:t>
      </w:r>
      <w:proofErr w:type="spellEnd"/>
      <w:r>
        <w:t xml:space="preserve">: az adatok tartós tárolásával foglalkozik. Itt történik meg a szűkebb hatókörrel rendelkező adatszabályok kikényszerítése és gyakran az objektum és relációs adatmodellek közötti leképezés is. </w:t>
      </w:r>
      <w:sdt>
        <w:sdtPr>
          <w:id w:val="1620872489"/>
          <w:citation/>
        </w:sdtPr>
        <w:sdtEndPr/>
        <w:sdtContent>
          <w:r>
            <w:fldChar w:fldCharType="begin"/>
          </w:r>
          <w:r>
            <w:instrText xml:space="preserve"> CITATION haromretegu \l 1038 </w:instrText>
          </w:r>
          <w:r>
            <w:fldChar w:fldCharType="separate"/>
          </w:r>
          <w:r w:rsidR="00CB49BF">
            <w:rPr>
              <w:noProof/>
            </w:rPr>
            <w:t>[18]</w:t>
          </w:r>
          <w:r>
            <w:fldChar w:fldCharType="end"/>
          </w:r>
        </w:sdtContent>
      </w:sdt>
    </w:p>
    <w:p w14:paraId="006C7EE9" w14:textId="77777777" w:rsidR="00E10763" w:rsidRDefault="000463F6" w:rsidP="00E1076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87FC70" wp14:editId="2F488470">
            <wp:extent cx="2674620" cy="3459480"/>
            <wp:effectExtent l="190500" t="190500" r="182880" b="19812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45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08C55A" w14:textId="1FA7997C" w:rsidR="000463F6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16</w:t>
      </w:r>
      <w:r>
        <w:rPr>
          <w:noProof/>
        </w:rPr>
        <w:fldChar w:fldCharType="end"/>
      </w:r>
      <w:r w:rsidR="00E10763">
        <w:t xml:space="preserve">. ábra: A háromrétegű </w:t>
      </w:r>
      <w:r w:rsidR="0085613B">
        <w:t>architektúra</w:t>
      </w:r>
      <w:r w:rsidR="00E10763">
        <w:t xml:space="preserve"> felépítése </w:t>
      </w:r>
      <w:sdt>
        <w:sdtPr>
          <w:id w:val="336192093"/>
          <w:citation/>
        </w:sdtPr>
        <w:sdtEndPr/>
        <w:sdtContent>
          <w:r w:rsidR="00E10763">
            <w:fldChar w:fldCharType="begin"/>
          </w:r>
          <w:r w:rsidR="00E10763">
            <w:instrText xml:space="preserve"> CITATION Fre20 \l 1038 </w:instrText>
          </w:r>
          <w:r w:rsidR="00E10763">
            <w:fldChar w:fldCharType="separate"/>
          </w:r>
          <w:r w:rsidR="00CB49BF">
            <w:rPr>
              <w:noProof/>
            </w:rPr>
            <w:t>[19]</w:t>
          </w:r>
          <w:r w:rsidR="00E10763">
            <w:fldChar w:fldCharType="end"/>
          </w:r>
        </w:sdtContent>
      </w:sdt>
    </w:p>
    <w:p w14:paraId="0131DC04" w14:textId="62248F2B" w:rsidR="00E34396" w:rsidRDefault="00E34396">
      <w:pPr>
        <w:pStyle w:val="Cmsor2"/>
      </w:pPr>
      <w:bookmarkStart w:id="541" w:name="_Toc57927288"/>
      <w:r>
        <w:t>Szerver oldali komponensek</w:t>
      </w:r>
      <w:bookmarkEnd w:id="541"/>
    </w:p>
    <w:p w14:paraId="2F955DEE" w14:textId="36022B51" w:rsidR="005F7F64" w:rsidRDefault="00961427" w:rsidP="005F7F64">
      <w:r>
        <w:t>A legfelső réteg a kontrollereket tartalmazza.</w:t>
      </w:r>
      <w:r w:rsidR="001A5FC8">
        <w:t xml:space="preserve"> Egy </w:t>
      </w:r>
      <w:r w:rsidR="001A5FC8" w:rsidRPr="001A5FC8">
        <w:rPr>
          <w:i/>
          <w:iCs/>
        </w:rPr>
        <w:t>REST (</w:t>
      </w:r>
      <w:proofErr w:type="spellStart"/>
      <w:r w:rsidR="001A5FC8" w:rsidRPr="001A5FC8">
        <w:rPr>
          <w:i/>
          <w:iCs/>
        </w:rPr>
        <w:t>Representational</w:t>
      </w:r>
      <w:proofErr w:type="spellEnd"/>
      <w:r w:rsidR="001A5FC8" w:rsidRPr="001A5FC8">
        <w:rPr>
          <w:i/>
          <w:iCs/>
        </w:rPr>
        <w:t xml:space="preserve"> </w:t>
      </w:r>
      <w:proofErr w:type="spellStart"/>
      <w:r w:rsidR="001A5FC8" w:rsidRPr="001A5FC8">
        <w:rPr>
          <w:i/>
          <w:iCs/>
        </w:rPr>
        <w:t>State</w:t>
      </w:r>
      <w:proofErr w:type="spellEnd"/>
      <w:r w:rsidR="001A5FC8" w:rsidRPr="001A5FC8">
        <w:rPr>
          <w:i/>
          <w:iCs/>
        </w:rPr>
        <w:t xml:space="preserve"> </w:t>
      </w:r>
      <w:proofErr w:type="spellStart"/>
      <w:r w:rsidR="001A5FC8" w:rsidRPr="001A5FC8">
        <w:rPr>
          <w:i/>
          <w:iCs/>
        </w:rPr>
        <w:t>Transfe</w:t>
      </w:r>
      <w:r w:rsidR="001A5FC8">
        <w:rPr>
          <w:i/>
          <w:iCs/>
        </w:rPr>
        <w:t>r</w:t>
      </w:r>
      <w:proofErr w:type="spellEnd"/>
      <w:r w:rsidR="001A5FC8" w:rsidRPr="001A5FC8">
        <w:rPr>
          <w:i/>
          <w:iCs/>
        </w:rPr>
        <w:t>)</w:t>
      </w:r>
      <w:r w:rsidR="001A5FC8">
        <w:rPr>
          <w:i/>
          <w:iCs/>
        </w:rPr>
        <w:t xml:space="preserve"> </w:t>
      </w:r>
      <w:r w:rsidR="001A5FC8">
        <w:t xml:space="preserve">végpont hívás közvetlenül ide fut be. Ebben a rétegben történik az </w:t>
      </w:r>
      <w:r w:rsidR="00D174C8">
        <w:t>azonosítás (</w:t>
      </w:r>
      <w:proofErr w:type="spellStart"/>
      <w:r w:rsidR="00D174C8">
        <w:rPr>
          <w:i/>
          <w:iCs/>
        </w:rPr>
        <w:t>a</w:t>
      </w:r>
      <w:r w:rsidR="00D174C8" w:rsidRPr="00D174C8">
        <w:rPr>
          <w:i/>
          <w:iCs/>
        </w:rPr>
        <w:t>uthentication</w:t>
      </w:r>
      <w:proofErr w:type="spellEnd"/>
      <w:r w:rsidR="00D174C8">
        <w:t>)</w:t>
      </w:r>
      <w:r w:rsidR="00D174C8" w:rsidRPr="00D174C8">
        <w:t xml:space="preserve"> </w:t>
      </w:r>
      <w:r w:rsidR="001A5FC8">
        <w:t xml:space="preserve">és </w:t>
      </w:r>
      <w:r w:rsidR="00D174C8">
        <w:t>az engedélyezés (</w:t>
      </w:r>
      <w:proofErr w:type="spellStart"/>
      <w:r w:rsidR="00D174C8" w:rsidRPr="00D174C8">
        <w:rPr>
          <w:i/>
          <w:iCs/>
        </w:rPr>
        <w:t>authorization</w:t>
      </w:r>
      <w:proofErr w:type="spellEnd"/>
      <w:r w:rsidR="00D174C8">
        <w:t>)</w:t>
      </w:r>
      <w:r w:rsidR="001A5FC8">
        <w:t>.</w:t>
      </w:r>
      <w:r w:rsidR="00D174C8">
        <w:t xml:space="preserve"> </w:t>
      </w:r>
      <w:r w:rsidR="00C62284">
        <w:t>Amennyiben ez sikeres volt, vagy az adott végpont eléréséhez nem volt szükség rá, akkor továbbítja a kérést a megfelelő szolgáltatásnak (</w:t>
      </w:r>
      <w:r w:rsidR="00C62284" w:rsidRPr="004F43B4">
        <w:rPr>
          <w:i/>
          <w:iCs/>
        </w:rPr>
        <w:t>Service</w:t>
      </w:r>
      <w:r w:rsidR="00C62284">
        <w:t>)</w:t>
      </w:r>
      <w:r w:rsidR="004F43B4">
        <w:t>.</w:t>
      </w:r>
    </w:p>
    <w:p w14:paraId="0C449167" w14:textId="0CE5BD65" w:rsidR="00FC4C70" w:rsidRDefault="00FC4C70" w:rsidP="005F7F64">
      <w:r>
        <w:t>A szolgáltatás rétegben helyezkedik el általában az üzleti logika.</w:t>
      </w:r>
      <w:r w:rsidR="00131D61">
        <w:t xml:space="preserve"> </w:t>
      </w:r>
      <w:r w:rsidR="00C46864">
        <w:t xml:space="preserve">Jelen esetben </w:t>
      </w:r>
      <w:r w:rsidR="00FA1C77">
        <w:t xml:space="preserve">a szolgáltatások </w:t>
      </w:r>
      <w:r w:rsidR="006154F9">
        <w:t>állítj</w:t>
      </w:r>
      <w:r w:rsidR="00FA1C77">
        <w:t>ák</w:t>
      </w:r>
      <w:r w:rsidR="00C46864">
        <w:t xml:space="preserve"> össze a lekérdezés</w:t>
      </w:r>
      <w:r w:rsidR="006154F9">
        <w:t>eket</w:t>
      </w:r>
      <w:r w:rsidR="00C46864">
        <w:t xml:space="preserve">, </w:t>
      </w:r>
      <w:r w:rsidR="0056445F">
        <w:t>módosít</w:t>
      </w:r>
      <w:r w:rsidR="00FA1C77">
        <w:t>ják az</w:t>
      </w:r>
      <w:r w:rsidR="0056445F">
        <w:t xml:space="preserve"> adatokat,</w:t>
      </w:r>
      <w:r w:rsidR="00C46864">
        <w:t xml:space="preserve"> </w:t>
      </w:r>
      <w:r w:rsidR="0056445F">
        <w:t>ad</w:t>
      </w:r>
      <w:r w:rsidR="00FA1C77">
        <w:t>nak</w:t>
      </w:r>
      <w:r w:rsidR="0056445F">
        <w:t xml:space="preserve"> hozzá új </w:t>
      </w:r>
      <w:r w:rsidR="00FA1C77">
        <w:t>hirdetést</w:t>
      </w:r>
      <w:r w:rsidR="0056445F">
        <w:t xml:space="preserve"> stb.</w:t>
      </w:r>
      <w:r w:rsidR="00FD773F">
        <w:t xml:space="preserve"> Ezen</w:t>
      </w:r>
      <w:r w:rsidR="005614AC">
        <w:t xml:space="preserve"> </w:t>
      </w:r>
      <w:r w:rsidR="00FD773F">
        <w:t>szolgáltatások regisztrálódnak alkalmazás indulásakor és később más szolgáltatásokba (vagy kontrollerekbe) injektálhatók a függőség injektálás (</w:t>
      </w:r>
      <w:proofErr w:type="spellStart"/>
      <w:r w:rsidR="00FD773F" w:rsidRPr="00FD773F">
        <w:rPr>
          <w:i/>
          <w:iCs/>
        </w:rPr>
        <w:t>Dependency</w:t>
      </w:r>
      <w:proofErr w:type="spellEnd"/>
      <w:r w:rsidR="00FD773F" w:rsidRPr="00FD773F">
        <w:rPr>
          <w:i/>
          <w:iCs/>
        </w:rPr>
        <w:t xml:space="preserve"> </w:t>
      </w:r>
      <w:proofErr w:type="spellStart"/>
      <w:r w:rsidR="00FD773F" w:rsidRPr="00FD773F">
        <w:rPr>
          <w:i/>
          <w:iCs/>
        </w:rPr>
        <w:t>Injection</w:t>
      </w:r>
      <w:proofErr w:type="spellEnd"/>
      <w:r w:rsidR="00FD773F">
        <w:t>) segítségével.</w:t>
      </w:r>
    </w:p>
    <w:p w14:paraId="649F8370" w14:textId="4B64A9E0" w:rsidR="00873421" w:rsidRPr="00105D53" w:rsidRDefault="00873421" w:rsidP="005F7F64">
      <w:r>
        <w:t xml:space="preserve">A </w:t>
      </w:r>
      <w:proofErr w:type="spellStart"/>
      <w:r w:rsidRPr="00873421">
        <w:rPr>
          <w:i/>
          <w:iCs/>
        </w:rPr>
        <w:t>Models</w:t>
      </w:r>
      <w:proofErr w:type="spellEnd"/>
      <w:r>
        <w:rPr>
          <w:i/>
          <w:iCs/>
        </w:rPr>
        <w:t xml:space="preserve"> </w:t>
      </w:r>
      <w:r>
        <w:t>komponens tartalmazza az adatbázisban szereplő entitásokat</w:t>
      </w:r>
      <w:r w:rsidR="004F4DBD">
        <w:t>,</w:t>
      </w:r>
      <w:r>
        <w:t xml:space="preserve"> valamint az adatátviteli objektumokat (</w:t>
      </w:r>
      <w:r w:rsidRPr="00873421">
        <w:rPr>
          <w:i/>
          <w:iCs/>
        </w:rPr>
        <w:t xml:space="preserve">DTO - Data </w:t>
      </w:r>
      <w:proofErr w:type="spellStart"/>
      <w:r w:rsidRPr="00873421">
        <w:rPr>
          <w:i/>
          <w:iCs/>
        </w:rPr>
        <w:t>Transfer</w:t>
      </w:r>
      <w:proofErr w:type="spellEnd"/>
      <w:r w:rsidRPr="00873421">
        <w:rPr>
          <w:i/>
          <w:iCs/>
        </w:rPr>
        <w:t xml:space="preserve"> </w:t>
      </w:r>
      <w:proofErr w:type="spellStart"/>
      <w:r w:rsidRPr="00873421">
        <w:rPr>
          <w:i/>
          <w:iCs/>
        </w:rPr>
        <w:t>Object</w:t>
      </w:r>
      <w:proofErr w:type="spellEnd"/>
      <w:r>
        <w:t>)</w:t>
      </w:r>
      <w:r w:rsidR="00EE0E78">
        <w:t>.</w:t>
      </w:r>
      <w:r w:rsidR="000B7FD3">
        <w:t xml:space="preserve"> Az utóbbiak a </w:t>
      </w:r>
      <w:r w:rsidR="000B7FD3" w:rsidRPr="00831BEB">
        <w:rPr>
          <w:i/>
          <w:iCs/>
        </w:rPr>
        <w:t>Frontend</w:t>
      </w:r>
      <w:r w:rsidR="000B7FD3">
        <w:t xml:space="preserve"> és a </w:t>
      </w:r>
      <w:r w:rsidR="000B7FD3" w:rsidRPr="00831BEB">
        <w:rPr>
          <w:i/>
          <w:iCs/>
        </w:rPr>
        <w:t>Backend</w:t>
      </w:r>
      <w:r w:rsidR="000B7FD3">
        <w:t xml:space="preserve"> közti kommunikációra szolgálnak, míg az előbbiek az adatbázisban</w:t>
      </w:r>
      <w:r w:rsidR="000B7FD3" w:rsidRPr="000B7FD3">
        <w:rPr>
          <w:i/>
          <w:iCs/>
        </w:rPr>
        <w:t xml:space="preserve"> BSON</w:t>
      </w:r>
      <w:r w:rsidR="000B7FD3">
        <w:rPr>
          <w:i/>
          <w:iCs/>
        </w:rPr>
        <w:t xml:space="preserve"> </w:t>
      </w:r>
      <w:r w:rsidR="000B7FD3">
        <w:t>dokumentumokká képződnek le.</w:t>
      </w:r>
      <w:r w:rsidR="00105D53">
        <w:t xml:space="preserve"> Végül az üzleti logika által használt </w:t>
      </w:r>
      <w:proofErr w:type="spellStart"/>
      <w:r w:rsidR="00105D53" w:rsidRPr="00105D53">
        <w:rPr>
          <w:i/>
          <w:iCs/>
        </w:rPr>
        <w:t>Enum</w:t>
      </w:r>
      <w:proofErr w:type="spellEnd"/>
      <w:r w:rsidR="00105D53">
        <w:rPr>
          <w:i/>
          <w:iCs/>
        </w:rPr>
        <w:t xml:space="preserve"> </w:t>
      </w:r>
      <w:r w:rsidR="00105D53">
        <w:t xml:space="preserve">típusok is itt </w:t>
      </w:r>
      <w:r w:rsidR="00105D53">
        <w:lastRenderedPageBreak/>
        <w:t>találhatók.</w:t>
      </w:r>
      <w:r w:rsidR="00381769">
        <w:t xml:space="preserve"> Ezek mind az adatbázisba, mind a megjelenési rétegbe egy egyszerű számként vannak reprezentálva.</w:t>
      </w:r>
    </w:p>
    <w:p w14:paraId="6F77F150" w14:textId="3C4274B1" w:rsidR="00DB6793" w:rsidRDefault="00DB6793" w:rsidP="005F7F64">
      <w:r>
        <w:t>Az adatelérési réteget (</w:t>
      </w:r>
      <w:r w:rsidRPr="00DB6793">
        <w:rPr>
          <w:i/>
          <w:iCs/>
        </w:rPr>
        <w:t xml:space="preserve">DAL – Data Access </w:t>
      </w:r>
      <w:proofErr w:type="spellStart"/>
      <w:r w:rsidRPr="00DB6793">
        <w:rPr>
          <w:i/>
          <w:iCs/>
        </w:rPr>
        <w:t>Layer</w:t>
      </w:r>
      <w:proofErr w:type="spellEnd"/>
      <w:r>
        <w:t xml:space="preserve">) jelen alkalmazásban elfedi a </w:t>
      </w:r>
      <w:proofErr w:type="spellStart"/>
      <w:r w:rsidRPr="00DB6793">
        <w:rPr>
          <w:i/>
          <w:iCs/>
        </w:rPr>
        <w:t>MongoDb</w:t>
      </w:r>
      <w:proofErr w:type="spellEnd"/>
      <w:r w:rsidRPr="00DB6793">
        <w:rPr>
          <w:i/>
          <w:iCs/>
        </w:rPr>
        <w:t xml:space="preserve"> Driver</w:t>
      </w:r>
      <w:r>
        <w:rPr>
          <w:i/>
          <w:iCs/>
        </w:rPr>
        <w:t xml:space="preserve"> </w:t>
      </w:r>
      <w:r>
        <w:t>köny</w:t>
      </w:r>
      <w:r w:rsidR="00124E0F">
        <w:t>vtár.</w:t>
      </w:r>
      <w:r w:rsidR="00F051FB">
        <w:t xml:space="preserve"> A szolgáltatások egy (vagy akár több) </w:t>
      </w:r>
      <w:proofErr w:type="spellStart"/>
      <w:r w:rsidR="00F051FB" w:rsidRPr="00F051FB">
        <w:rPr>
          <w:i/>
          <w:iCs/>
        </w:rPr>
        <w:t>IMongoCollection</w:t>
      </w:r>
      <w:proofErr w:type="spellEnd"/>
      <w:r w:rsidR="00F051FB">
        <w:rPr>
          <w:i/>
          <w:iCs/>
        </w:rPr>
        <w:t xml:space="preserve"> </w:t>
      </w:r>
      <w:r w:rsidR="00F051FB">
        <w:t>interfészt kérnek el az adatbázis entitástól (</w:t>
      </w:r>
      <w:proofErr w:type="spellStart"/>
      <w:r w:rsidR="00F051FB" w:rsidRPr="00F051FB">
        <w:rPr>
          <w:i/>
          <w:iCs/>
        </w:rPr>
        <w:t>IMongoDatabase</w:t>
      </w:r>
      <w:proofErr w:type="spellEnd"/>
      <w:r w:rsidR="00F051FB">
        <w:t>)</w:t>
      </w:r>
      <w:r w:rsidR="00057867">
        <w:t>, amely segítségével lekérdezhetők, manipulálhatók az adatok.</w:t>
      </w:r>
      <w:r w:rsidR="00125996">
        <w:t xml:space="preserve"> Ezen interfész is a </w:t>
      </w:r>
      <w:proofErr w:type="spellStart"/>
      <w:r w:rsidR="00125996" w:rsidRPr="00125996">
        <w:rPr>
          <w:i/>
          <w:iCs/>
        </w:rPr>
        <w:t>Models</w:t>
      </w:r>
      <w:proofErr w:type="spellEnd"/>
      <w:r w:rsidR="00125996">
        <w:rPr>
          <w:i/>
          <w:iCs/>
        </w:rPr>
        <w:t xml:space="preserve"> </w:t>
      </w:r>
      <w:r w:rsidR="00125996">
        <w:t>komponens osztályait használja.</w:t>
      </w:r>
    </w:p>
    <w:p w14:paraId="5C837993" w14:textId="7D888CB9" w:rsidR="007A5FC1" w:rsidRPr="007A5FC1" w:rsidRDefault="007A5FC1" w:rsidP="005F7F64">
      <w:r>
        <w:t xml:space="preserve">A legalsó réteg az adatbázis szerver, amellyel az alkalmazás a </w:t>
      </w:r>
      <w:proofErr w:type="spellStart"/>
      <w:r w:rsidRPr="007A5FC1">
        <w:rPr>
          <w:i/>
          <w:iCs/>
        </w:rPr>
        <w:t>MongoDb</w:t>
      </w:r>
      <w:proofErr w:type="spellEnd"/>
      <w:r w:rsidRPr="007A5FC1">
        <w:rPr>
          <w:i/>
          <w:iCs/>
        </w:rPr>
        <w:t xml:space="preserve"> Driver</w:t>
      </w:r>
      <w:r>
        <w:rPr>
          <w:i/>
          <w:iCs/>
        </w:rPr>
        <w:t xml:space="preserve"> </w:t>
      </w:r>
      <w:r>
        <w:t>segítségével kommunikál.</w:t>
      </w:r>
      <w:r w:rsidR="002653D3">
        <w:t xml:space="preserve"> Jelen konfigurációban az adatbázis szerver és az alkalmazás szerver ugyanazon a számítógépen üzemelnek, de lehetséges felkonfigurálni úgy, hogy akár belső hálózaton külön számítógépről üzemeljenek.</w:t>
      </w:r>
    </w:p>
    <w:p w14:paraId="3F77B788" w14:textId="77777777" w:rsidR="009700D0" w:rsidRDefault="009700D0" w:rsidP="009700D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052C59" wp14:editId="6FE57BF2">
            <wp:extent cx="3200400" cy="3682435"/>
            <wp:effectExtent l="190500" t="190500" r="190500" b="18478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2331" cy="37421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FAF5E5" w14:textId="2CA60D0B" w:rsidR="009700D0" w:rsidRPr="005F7F64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17</w:t>
      </w:r>
      <w:r>
        <w:rPr>
          <w:noProof/>
        </w:rPr>
        <w:fldChar w:fldCharType="end"/>
      </w:r>
      <w:r w:rsidR="009700D0">
        <w:t>. ábra: Backend komponens diagram</w:t>
      </w:r>
    </w:p>
    <w:p w14:paraId="41ABDB9F" w14:textId="586A0818" w:rsidR="00FD4261" w:rsidRDefault="00FD4261">
      <w:pPr>
        <w:pStyle w:val="Cmsor2"/>
      </w:pPr>
      <w:bookmarkStart w:id="542" w:name="_Toc57927289"/>
      <w:r>
        <w:t>Kliens oldali komponensek</w:t>
      </w:r>
      <w:bookmarkEnd w:id="542"/>
    </w:p>
    <w:p w14:paraId="76C55EE7" w14:textId="15579EAC" w:rsidR="00FD4261" w:rsidRDefault="00CE5007" w:rsidP="00FD4261">
      <w:r>
        <w:t>Jelen esetben a</w:t>
      </w:r>
      <w:r w:rsidR="00DB3AA2">
        <w:t xml:space="preserve"> Frontend réteg egy</w:t>
      </w:r>
      <w:r>
        <w:t xml:space="preserve"> </w:t>
      </w:r>
      <w:r w:rsidRPr="00CE5007">
        <w:rPr>
          <w:i/>
          <w:iCs/>
        </w:rPr>
        <w:t>SPA</w:t>
      </w:r>
      <w:r w:rsidR="00DB3AA2">
        <w:t xml:space="preserve">, amely kliens oldali </w:t>
      </w:r>
      <w:proofErr w:type="spellStart"/>
      <w:r w:rsidR="00DB3AA2" w:rsidRPr="001A751F">
        <w:rPr>
          <w:i/>
          <w:iCs/>
        </w:rPr>
        <w:t>render</w:t>
      </w:r>
      <w:proofErr w:type="spellEnd"/>
      <w:r w:rsidR="001A751F">
        <w:t xml:space="preserve"> megközelítést alkalmazza</w:t>
      </w:r>
      <w:r w:rsidR="00DB3AA2">
        <w:t>.</w:t>
      </w:r>
      <w:r w:rsidR="009A0989">
        <w:t xml:space="preserve"> Másszóval a weboldal megnyitásakor, letöltődik az egész frontend alkalmazás és ezek utána a szerverrel </w:t>
      </w:r>
      <w:r w:rsidR="009A0989" w:rsidRPr="009A0989">
        <w:rPr>
          <w:i/>
          <w:iCs/>
        </w:rPr>
        <w:t>REST</w:t>
      </w:r>
      <w:r w:rsidR="009A0989">
        <w:t xml:space="preserve"> végpontok segítségéve</w:t>
      </w:r>
      <w:r w:rsidR="00702C90">
        <w:t xml:space="preserve">l, csak a feltétlenül </w:t>
      </w:r>
      <w:r w:rsidR="00702C90">
        <w:lastRenderedPageBreak/>
        <w:t>szükséges adatokat utaztatják a hálózaton</w:t>
      </w:r>
      <w:r w:rsidR="006B7074">
        <w:t xml:space="preserve"> (JSON formátumban).</w:t>
      </w:r>
      <w:r w:rsidR="00585A62">
        <w:t xml:space="preserve"> Ennek a módszernek </w:t>
      </w:r>
      <w:r w:rsidR="00866E39">
        <w:t xml:space="preserve">nagy </w:t>
      </w:r>
      <w:r w:rsidR="00585A62">
        <w:t xml:space="preserve">előnye, hogy nincsenek statikus oldal </w:t>
      </w:r>
      <w:proofErr w:type="spellStart"/>
      <w:r w:rsidR="00585A62">
        <w:t>újratöltések</w:t>
      </w:r>
      <w:proofErr w:type="spellEnd"/>
      <w:r w:rsidR="00585A62">
        <w:t>, valamint reszponzív, natív élményt ad.</w:t>
      </w:r>
      <w:r w:rsidR="00866E39">
        <w:t xml:space="preserve"> </w:t>
      </w:r>
      <w:r w:rsidR="00834BDA">
        <w:t xml:space="preserve">Nem elhanyagolható ellenben az a hátrány, hogy jelentősen több erőforrást igényel a kliens eszközétől, mint egy szerver oldali </w:t>
      </w:r>
      <w:proofErr w:type="spellStart"/>
      <w:r w:rsidR="00834BDA" w:rsidRPr="00834BDA">
        <w:rPr>
          <w:i/>
          <w:iCs/>
        </w:rPr>
        <w:t>render</w:t>
      </w:r>
      <w:proofErr w:type="spellEnd"/>
      <w:r w:rsidR="00834BDA">
        <w:t xml:space="preserve"> megközelítés, ahol a kész </w:t>
      </w:r>
      <w:r w:rsidR="00834BDA" w:rsidRPr="00834BDA">
        <w:rPr>
          <w:i/>
          <w:iCs/>
        </w:rPr>
        <w:t>HTML</w:t>
      </w:r>
      <w:r w:rsidR="00834BDA">
        <w:t xml:space="preserve"> fájlt kapja meg a kliens.</w:t>
      </w:r>
    </w:p>
    <w:p w14:paraId="2C1D23F5" w14:textId="70DA6934" w:rsidR="009B44FF" w:rsidRDefault="009B44FF" w:rsidP="00FD4261">
      <w:r>
        <w:t xml:space="preserve">Az </w:t>
      </w:r>
      <w:proofErr w:type="spellStart"/>
      <w:r w:rsidRPr="009B44FF">
        <w:rPr>
          <w:i/>
          <w:iCs/>
        </w:rPr>
        <w:t>ApiConstants</w:t>
      </w:r>
      <w:proofErr w:type="spellEnd"/>
      <w:r>
        <w:t xml:space="preserve"> nevezetű komponens neve igen beszédes.</w:t>
      </w:r>
      <w:r w:rsidR="0054066C">
        <w:t xml:space="preserve"> Ez osztály egyetlen „index.js” fájlból áll, amely tartalmazza a backend által használt </w:t>
      </w:r>
      <w:r w:rsidR="00B630C7">
        <w:t xml:space="preserve">URL címeket, valamint az </w:t>
      </w:r>
      <w:proofErr w:type="spellStart"/>
      <w:r w:rsidR="007D70E8" w:rsidRPr="007D70E8">
        <w:rPr>
          <w:i/>
          <w:iCs/>
        </w:rPr>
        <w:t>e</w:t>
      </w:r>
      <w:r w:rsidR="00B630C7" w:rsidRPr="007D70E8">
        <w:rPr>
          <w:i/>
          <w:iCs/>
        </w:rPr>
        <w:t>num</w:t>
      </w:r>
      <w:proofErr w:type="spellEnd"/>
      <w:r w:rsidR="00B630C7">
        <w:t xml:space="preserve"> típusok JavaScript leké</w:t>
      </w:r>
      <w:r w:rsidR="001B75B9">
        <w:t>p</w:t>
      </w:r>
      <w:r w:rsidR="00D17811">
        <w:t>e</w:t>
      </w:r>
      <w:r w:rsidR="00B630C7">
        <w:t>zéseit.</w:t>
      </w:r>
      <w:r w:rsidR="0079590C">
        <w:t xml:space="preserve"> Ezeket a többi komponens hivatkozza, így amennyiben módosulnak a backend akkor elegendő itt módosítani.</w:t>
      </w:r>
    </w:p>
    <w:p w14:paraId="0C789645" w14:textId="0F67AE59" w:rsidR="00E14681" w:rsidRDefault="00E14681" w:rsidP="00FD4261">
      <w:r>
        <w:t xml:space="preserve">A </w:t>
      </w:r>
      <w:proofErr w:type="spellStart"/>
      <w:r w:rsidRPr="00E14681">
        <w:rPr>
          <w:i/>
          <w:iCs/>
        </w:rPr>
        <w:t>Services</w:t>
      </w:r>
      <w:proofErr w:type="spellEnd"/>
      <w:r>
        <w:rPr>
          <w:i/>
          <w:iCs/>
        </w:rPr>
        <w:t xml:space="preserve"> </w:t>
      </w:r>
      <w:r>
        <w:t>komponensben találhatóak a végpont hívások.</w:t>
      </w:r>
      <w:r w:rsidR="007B352F">
        <w:t xml:space="preserve"> </w:t>
      </w:r>
      <w:r w:rsidR="002F2119">
        <w:t>Fájl szinten k</w:t>
      </w:r>
      <w:r w:rsidR="007B352F">
        <w:t>ontrollerek szerinti csoportosításban, mi</w:t>
      </w:r>
      <w:r w:rsidR="00A23A61">
        <w:t xml:space="preserve">nden függvény külön behivatkozható és egy-egy különböző </w:t>
      </w:r>
      <w:r w:rsidR="00A23A61" w:rsidRPr="00A23A61">
        <w:rPr>
          <w:i/>
          <w:iCs/>
        </w:rPr>
        <w:t>API</w:t>
      </w:r>
      <w:r w:rsidR="00A23A61">
        <w:t xml:space="preserve"> végpontot hív. </w:t>
      </w:r>
      <w:r w:rsidR="007703B7">
        <w:t xml:space="preserve">A végpont hívások aszinkron műveletek, így ezek a függvényeknek </w:t>
      </w:r>
      <w:proofErr w:type="spellStart"/>
      <w:r w:rsidR="007703B7" w:rsidRPr="007703B7">
        <w:rPr>
          <w:i/>
          <w:iCs/>
        </w:rPr>
        <w:t>Promise</w:t>
      </w:r>
      <w:proofErr w:type="spellEnd"/>
      <w:r w:rsidR="007703B7">
        <w:rPr>
          <w:i/>
          <w:iCs/>
        </w:rPr>
        <w:t xml:space="preserve"> </w:t>
      </w:r>
      <w:r w:rsidR="007703B7">
        <w:t>a visszatérési értékük</w:t>
      </w:r>
      <w:r w:rsidR="007A0515">
        <w:t xml:space="preserve">. Nem végzik el a válasz </w:t>
      </w:r>
      <w:r w:rsidR="007A0515" w:rsidRPr="007A0515">
        <w:rPr>
          <w:i/>
          <w:iCs/>
        </w:rPr>
        <w:t>JSON</w:t>
      </w:r>
      <w:r w:rsidR="007A0515">
        <w:t xml:space="preserve"> formátumba alakítását, az egy alacsonyabb réteg feladata</w:t>
      </w:r>
      <w:r w:rsidR="00F2734A">
        <w:t>.</w:t>
      </w:r>
    </w:p>
    <w:p w14:paraId="3689258D" w14:textId="25CF87B8" w:rsidR="00AF60FD" w:rsidRPr="00AF60FD" w:rsidRDefault="00934CD7" w:rsidP="00AF60FD">
      <w:r>
        <w:t xml:space="preserve">A </w:t>
      </w:r>
      <w:proofErr w:type="spellStart"/>
      <w:r w:rsidRPr="00934CD7">
        <w:rPr>
          <w:i/>
          <w:iCs/>
        </w:rPr>
        <w:t>Components</w:t>
      </w:r>
      <w:proofErr w:type="spellEnd"/>
      <w:r>
        <w:t xml:space="preserve"> </w:t>
      </w:r>
      <w:r w:rsidR="001B75B9">
        <w:t>tartalmazza</w:t>
      </w:r>
      <w:r>
        <w:t xml:space="preserve"> azon </w:t>
      </w:r>
      <w:proofErr w:type="spellStart"/>
      <w:r w:rsidRPr="001B75B9">
        <w:rPr>
          <w:i/>
          <w:iCs/>
        </w:rPr>
        <w:t>React</w:t>
      </w:r>
      <w:proofErr w:type="spellEnd"/>
      <w:r>
        <w:t xml:space="preserve"> komponenseket, amelyek a megjelenítés</w:t>
      </w:r>
      <w:r w:rsidR="00FB29AE">
        <w:t>t</w:t>
      </w:r>
      <w:r w:rsidR="00991C3F">
        <w:t>,</w:t>
      </w:r>
      <w:r w:rsidR="00FB29AE">
        <w:t xml:space="preserve"> illetve a frontend logikát </w:t>
      </w:r>
      <w:r w:rsidR="0079199B">
        <w:t>tartalmazzák</w:t>
      </w:r>
      <w:r w:rsidR="00FB29AE">
        <w:t xml:space="preserve">. </w:t>
      </w:r>
      <w:r w:rsidR="0069498A">
        <w:t xml:space="preserve">Ezen logika indítja a végpont hívásokat az előbb említett </w:t>
      </w:r>
      <w:proofErr w:type="spellStart"/>
      <w:r w:rsidR="0069498A">
        <w:t>Services</w:t>
      </w:r>
      <w:proofErr w:type="spellEnd"/>
      <w:r w:rsidR="0069498A">
        <w:t xml:space="preserve"> komponensen keresztül.</w:t>
      </w:r>
      <w:r w:rsidR="00AF60FD">
        <w:t xml:space="preserve"> Eleget téve a </w:t>
      </w:r>
      <w:r w:rsidR="00AF60FD" w:rsidRPr="00AF60FD">
        <w:rPr>
          <w:i/>
          <w:iCs/>
        </w:rPr>
        <w:t>JSX</w:t>
      </w:r>
      <w:r w:rsidR="00AF60FD">
        <w:t xml:space="preserve"> és a </w:t>
      </w:r>
      <w:proofErr w:type="spellStart"/>
      <w:r w:rsidR="00AF60FD" w:rsidRPr="00AF60FD">
        <w:rPr>
          <w:i/>
          <w:iCs/>
        </w:rPr>
        <w:t>React</w:t>
      </w:r>
      <w:proofErr w:type="spellEnd"/>
      <w:r w:rsidR="00AF60FD">
        <w:rPr>
          <w:i/>
          <w:iCs/>
        </w:rPr>
        <w:t xml:space="preserve"> </w:t>
      </w:r>
      <w:r w:rsidR="00AF60FD">
        <w:t>útmutatásainak a megjelenés (</w:t>
      </w:r>
      <w:r w:rsidR="00AF60FD" w:rsidRPr="00AF60FD">
        <w:rPr>
          <w:i/>
          <w:iCs/>
        </w:rPr>
        <w:t>HTML</w:t>
      </w:r>
      <w:r w:rsidR="00AF60FD">
        <w:t xml:space="preserve"> kód) és a logika (</w:t>
      </w:r>
      <w:r w:rsidR="00AF60FD" w:rsidRPr="00AF60FD">
        <w:rPr>
          <w:i/>
          <w:iCs/>
        </w:rPr>
        <w:t>JavaScript</w:t>
      </w:r>
      <w:r w:rsidR="00AF60FD">
        <w:t xml:space="preserve"> kód) egy fájlban helyezkednek el.</w:t>
      </w:r>
      <w:r w:rsidR="00205E4D">
        <w:t xml:space="preserve"> Ezen komponenseket igyekeztem a funkcionalitásuk mentén felosztani, így minden újra felhasználható komponens külön fájlba került. Valamint a különböző útvonalon „</w:t>
      </w:r>
      <w:proofErr w:type="spellStart"/>
      <w:r w:rsidR="00205E4D">
        <w:t>route</w:t>
      </w:r>
      <w:proofErr w:type="spellEnd"/>
      <w:r w:rsidR="00205E4D">
        <w:t>” elérhető komponensek kódja is mind külön fájlban kapott helyet.</w:t>
      </w:r>
    </w:p>
    <w:p w14:paraId="1D69EC32" w14:textId="77777777" w:rsidR="00FD4261" w:rsidRDefault="00FD4261" w:rsidP="00FD426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0E553C5" wp14:editId="671D3C9E">
            <wp:extent cx="3910156" cy="2095500"/>
            <wp:effectExtent l="190500" t="190500" r="186055" b="19050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8690" cy="2148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937D0" w14:textId="40D6BC3E" w:rsidR="00FD4261" w:rsidRPr="00FD4261" w:rsidRDefault="00964975" w:rsidP="000C3551">
      <w:pPr>
        <w:pStyle w:val="Kpalrs"/>
      </w:pPr>
      <w:r>
        <w:fldChar w:fldCharType="begin"/>
      </w:r>
      <w:r>
        <w:instrText xml:space="preserve"> SEQ ábra \* ARABI</w:instrText>
      </w:r>
      <w:r>
        <w:instrText xml:space="preserve">C </w:instrText>
      </w:r>
      <w:r>
        <w:fldChar w:fldCharType="separate"/>
      </w:r>
      <w:r w:rsidR="00CB49BF">
        <w:rPr>
          <w:noProof/>
        </w:rPr>
        <w:t>18</w:t>
      </w:r>
      <w:r>
        <w:rPr>
          <w:noProof/>
        </w:rPr>
        <w:fldChar w:fldCharType="end"/>
      </w:r>
      <w:r w:rsidR="00FD4261">
        <w:t xml:space="preserve">. ábra: Frontend komponens </w:t>
      </w:r>
      <w:commentRangeStart w:id="543"/>
      <w:r w:rsidR="00FD4261">
        <w:t>diagram</w:t>
      </w:r>
      <w:commentRangeEnd w:id="543"/>
      <w:r w:rsidR="00245B8C">
        <w:rPr>
          <w:rStyle w:val="Jegyzethivatkozs"/>
          <w:b w:val="0"/>
          <w:bCs w:val="0"/>
        </w:rPr>
        <w:commentReference w:id="543"/>
      </w:r>
    </w:p>
    <w:p w14:paraId="031E4BE5" w14:textId="661948C6" w:rsidR="00836A58" w:rsidRDefault="00C75C16" w:rsidP="003519B1">
      <w:pPr>
        <w:pStyle w:val="Cmsor1"/>
        <w:pPrChange w:id="544" w:author="Drexler Nándor" w:date="2020-12-03T22:27:00Z">
          <w:pPr>
            <w:pStyle w:val="Cmsor1"/>
          </w:pPr>
        </w:pPrChange>
      </w:pPr>
      <w:bookmarkStart w:id="545" w:name="_Toc57927290"/>
      <w:r>
        <w:lastRenderedPageBreak/>
        <w:t>Megvalósítás részletes bemutatása</w:t>
      </w:r>
      <w:bookmarkEnd w:id="545"/>
    </w:p>
    <w:p w14:paraId="7309C0CC" w14:textId="0468BF7F" w:rsidR="008E6297" w:rsidRPr="008E6297" w:rsidRDefault="008E6297" w:rsidP="008E6297">
      <w:pPr>
        <w:ind w:left="720" w:firstLine="0"/>
      </w:pPr>
      <w:r>
        <w:t xml:space="preserve">A megvalósítás részleteit külön a </w:t>
      </w:r>
      <w:r w:rsidRPr="008E6297">
        <w:rPr>
          <w:i/>
          <w:iCs/>
        </w:rPr>
        <w:t>frontend</w:t>
      </w:r>
      <w:r>
        <w:t xml:space="preserve"> és </w:t>
      </w:r>
      <w:r w:rsidRPr="008E6297">
        <w:rPr>
          <w:i/>
          <w:iCs/>
        </w:rPr>
        <w:t>backend</w:t>
      </w:r>
      <w:r>
        <w:t xml:space="preserve"> részekre lebontva fogom bemutatni.</w:t>
      </w:r>
      <w:r w:rsidR="00A106EC">
        <w:t xml:space="preserve"> </w:t>
      </w:r>
      <w:r w:rsidR="002224FB">
        <w:t>A fejezet tartalmazza még az alkalmazás tesztelésének menetét is.</w:t>
      </w:r>
    </w:p>
    <w:p w14:paraId="0C24ADA2" w14:textId="78A3CC76" w:rsidR="00836A58" w:rsidRDefault="00836A58" w:rsidP="00836A58">
      <w:pPr>
        <w:pStyle w:val="Cmsor2"/>
      </w:pPr>
      <w:bookmarkStart w:id="546" w:name="_Toc57927291"/>
      <w:r>
        <w:t>Szerveroldal</w:t>
      </w:r>
      <w:bookmarkEnd w:id="546"/>
    </w:p>
    <w:p w14:paraId="151BA806" w14:textId="3563EA4E" w:rsidR="00635DC6" w:rsidRPr="00635DC6" w:rsidRDefault="001619BD" w:rsidP="00635DC6">
      <w:r>
        <w:t>A szerver oldal bemutatását, a legalsó szintjével az adatbázis réteggel kezdem.</w:t>
      </w:r>
    </w:p>
    <w:p w14:paraId="5D23BFD5" w14:textId="2FD4AE7B" w:rsidR="006904AC" w:rsidRDefault="006904AC" w:rsidP="00722D7B">
      <w:pPr>
        <w:pStyle w:val="Cmsor3"/>
      </w:pPr>
      <w:bookmarkStart w:id="547" w:name="_Toc57927292"/>
      <w:r>
        <w:t>Adatbázis</w:t>
      </w:r>
      <w:bookmarkEnd w:id="547"/>
    </w:p>
    <w:p w14:paraId="0D366D71" w14:textId="0D34D847" w:rsidR="006904AC" w:rsidRDefault="00FB1071" w:rsidP="006904AC">
      <w:r>
        <w:t xml:space="preserve">Az adatbázis létrehozásához, karbantartásához az egyik legnépszerűbb dokumentum alapú adatbázis kezelőt a </w:t>
      </w:r>
      <w:proofErr w:type="spellStart"/>
      <w:r>
        <w:rPr>
          <w:i/>
          <w:iCs/>
        </w:rPr>
        <w:t>MongoDb</w:t>
      </w:r>
      <w:proofErr w:type="spellEnd"/>
      <w:r w:rsidRPr="00FB1071">
        <w:t>-t</w:t>
      </w:r>
      <w:r>
        <w:t xml:space="preserve"> használtam</w:t>
      </w:r>
      <w:r w:rsidR="0086058C">
        <w:t xml:space="preserve">. Ehhez a telepítés után elegendő kiadni az alábbi parancsot egy </w:t>
      </w:r>
      <w:r w:rsidR="0086058C" w:rsidRPr="0086058C">
        <w:rPr>
          <w:i/>
          <w:iCs/>
        </w:rPr>
        <w:t>PowerShell</w:t>
      </w:r>
      <w:r w:rsidR="0086058C">
        <w:rPr>
          <w:i/>
          <w:iCs/>
        </w:rPr>
        <w:t xml:space="preserve"> </w:t>
      </w:r>
      <w:r w:rsidR="0086058C">
        <w:t xml:space="preserve">ablakban és máris elérhető a szolgáltatás (a </w:t>
      </w:r>
      <w:r w:rsidR="0086058C" w:rsidRPr="0086058C">
        <w:rPr>
          <w:i/>
          <w:iCs/>
        </w:rPr>
        <w:t>PATH</w:t>
      </w:r>
      <w:r w:rsidR="0086058C">
        <w:t xml:space="preserve"> helyére egy olyan könyvtár útvonalát adjuk meg, ahova dolgozhat az adatbáziskezelő).</w:t>
      </w:r>
    </w:p>
    <w:p w14:paraId="4A53CD67" w14:textId="290457BA" w:rsidR="0086058C" w:rsidRPr="003777A0" w:rsidRDefault="0086058C" w:rsidP="0037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proofErr w:type="spellStart"/>
      <w:r w:rsidRPr="003777A0">
        <w:rPr>
          <w:color w:val="000000"/>
          <w:lang w:eastAsia="hu-HU"/>
        </w:rPr>
        <w:t>mongod</w:t>
      </w:r>
      <w:proofErr w:type="spellEnd"/>
      <w:r w:rsidRPr="003777A0">
        <w:rPr>
          <w:color w:val="000000"/>
          <w:lang w:eastAsia="hu-HU"/>
        </w:rPr>
        <w:t xml:space="preserve"> --</w:t>
      </w:r>
      <w:proofErr w:type="spellStart"/>
      <w:r w:rsidRPr="003777A0">
        <w:rPr>
          <w:color w:val="000000"/>
          <w:lang w:eastAsia="hu-HU"/>
        </w:rPr>
        <w:t>dbpath</w:t>
      </w:r>
      <w:proofErr w:type="spellEnd"/>
      <w:r w:rsidRPr="003777A0">
        <w:rPr>
          <w:color w:val="000000"/>
          <w:lang w:eastAsia="hu-HU"/>
        </w:rPr>
        <w:t xml:space="preserve"> PATH</w:t>
      </w:r>
    </w:p>
    <w:p w14:paraId="5645D5C8" w14:textId="7FE91D54" w:rsidR="00836A58" w:rsidRDefault="004E7221" w:rsidP="00722D7B">
      <w:pPr>
        <w:pStyle w:val="Cmsor3"/>
      </w:pPr>
      <w:bookmarkStart w:id="548" w:name="_Toc57927293"/>
      <w:r>
        <w:t>Adatelérés m</w:t>
      </w:r>
      <w:r w:rsidR="00836A58">
        <w:t>odell</w:t>
      </w:r>
      <w:bookmarkEnd w:id="548"/>
    </w:p>
    <w:p w14:paraId="50BB11C5" w14:textId="3592D987" w:rsidR="0026509C" w:rsidRDefault="00836A58" w:rsidP="0026509C">
      <w:r>
        <w:t xml:space="preserve">A </w:t>
      </w:r>
      <w:proofErr w:type="spellStart"/>
      <w:r w:rsidRPr="00FF0F94">
        <w:rPr>
          <w:i/>
          <w:iCs/>
        </w:rPr>
        <w:t>MongoDb</w:t>
      </w:r>
      <w:proofErr w:type="spellEnd"/>
      <w:r w:rsidRPr="00FF0F94">
        <w:rPr>
          <w:i/>
          <w:iCs/>
        </w:rPr>
        <w:t xml:space="preserve"> Driver</w:t>
      </w:r>
      <w:r>
        <w:rPr>
          <w:i/>
          <w:iCs/>
        </w:rPr>
        <w:t xml:space="preserve"> </w:t>
      </w:r>
      <w:r>
        <w:t xml:space="preserve">használatának segítségével az Adatbázis </w:t>
      </w:r>
      <w:r w:rsidRPr="00FF0F94">
        <w:rPr>
          <w:i/>
          <w:iCs/>
        </w:rPr>
        <w:t>BSON</w:t>
      </w:r>
      <w:r>
        <w:t xml:space="preserve"> dokumentumai </w:t>
      </w:r>
      <w:r w:rsidRPr="00FF0F94">
        <w:rPr>
          <w:i/>
          <w:iCs/>
        </w:rPr>
        <w:t>C#</w:t>
      </w:r>
      <w:r>
        <w:rPr>
          <w:i/>
          <w:iCs/>
        </w:rPr>
        <w:t xml:space="preserve"> </w:t>
      </w:r>
      <w:r>
        <w:t>osztályokká képződnek le és fordítva. Ezen osztályok képzik a modellt az adatelérési rétegben.</w:t>
      </w:r>
      <w:r w:rsidR="007A5622">
        <w:t xml:space="preserve"> </w:t>
      </w:r>
      <w:r w:rsidR="004D0A34">
        <w:t xml:space="preserve">Az osztályok egymás közötti viszonyát </w:t>
      </w:r>
      <w:r w:rsidR="006F37FC">
        <w:t>a 1</w:t>
      </w:r>
      <w:r w:rsidR="00080321">
        <w:t>9</w:t>
      </w:r>
      <w:r w:rsidR="006F37FC">
        <w:t>. ábrán láthatjuk.</w:t>
      </w:r>
    </w:p>
    <w:p w14:paraId="7398781E" w14:textId="530F0F53" w:rsidR="00EE3C25" w:rsidRPr="00966CCD" w:rsidRDefault="00EE3C25" w:rsidP="0026509C">
      <w:r>
        <w:t>Egy felhasználóhoz (</w:t>
      </w:r>
      <w:proofErr w:type="spellStart"/>
      <w:r>
        <w:rPr>
          <w:i/>
          <w:iCs/>
        </w:rPr>
        <w:t>ApplicationUser</w:t>
      </w:r>
      <w:proofErr w:type="spellEnd"/>
      <w:r>
        <w:t xml:space="preserve">) tartozhatnak </w:t>
      </w:r>
      <w:r w:rsidR="00CB6790">
        <w:t>ingatlanok, értékelések, üzenetek</w:t>
      </w:r>
      <w:r w:rsidR="00C22042">
        <w:t xml:space="preserve"> nullától </w:t>
      </w:r>
      <w:r w:rsidR="005F06BF">
        <w:t>véges sok</w:t>
      </w:r>
      <w:r w:rsidR="00C22042">
        <w:t xml:space="preserve"> intervallumon.</w:t>
      </w:r>
      <w:r w:rsidR="00316FEB">
        <w:t xml:space="preserve"> Az ingatlan (</w:t>
      </w:r>
      <w:proofErr w:type="spellStart"/>
      <w:r w:rsidR="00316FEB" w:rsidRPr="00316FEB">
        <w:rPr>
          <w:i/>
          <w:iCs/>
        </w:rPr>
        <w:t>Estate</w:t>
      </w:r>
      <w:proofErr w:type="spellEnd"/>
      <w:r w:rsidR="00316FEB">
        <w:t>) az „</w:t>
      </w:r>
      <w:proofErr w:type="spellStart"/>
      <w:r w:rsidR="00316FEB" w:rsidRPr="00316FEB">
        <w:rPr>
          <w:i/>
          <w:iCs/>
        </w:rPr>
        <w:t>OwnerUserName</w:t>
      </w:r>
      <w:proofErr w:type="spellEnd"/>
      <w:r w:rsidR="00316FEB">
        <w:rPr>
          <w:i/>
          <w:iCs/>
        </w:rPr>
        <w:t xml:space="preserve">” </w:t>
      </w:r>
      <w:r w:rsidR="00316FEB">
        <w:t>tulajdonságán keresztül kapcsolható össze a</w:t>
      </w:r>
      <w:r w:rsidR="005B0313">
        <w:t xml:space="preserve"> tulajdonos</w:t>
      </w:r>
      <w:r w:rsidR="00316FEB">
        <w:t xml:space="preserve"> felhasználóval</w:t>
      </w:r>
      <w:r w:rsidR="0092484C">
        <w:t>.</w:t>
      </w:r>
      <w:r w:rsidR="00BA6BDB">
        <w:t xml:space="preserve"> </w:t>
      </w:r>
      <w:r w:rsidR="00966CCD">
        <w:t>Az üzenet (</w:t>
      </w:r>
      <w:proofErr w:type="spellStart"/>
      <w:r w:rsidR="00966CCD">
        <w:rPr>
          <w:i/>
          <w:iCs/>
        </w:rPr>
        <w:t>Message</w:t>
      </w:r>
      <w:proofErr w:type="spellEnd"/>
      <w:r w:rsidR="00966CCD">
        <w:rPr>
          <w:i/>
          <w:iCs/>
        </w:rPr>
        <w:t>)</w:t>
      </w:r>
      <w:r w:rsidR="006A7AA0">
        <w:rPr>
          <w:i/>
          <w:iCs/>
        </w:rPr>
        <w:t xml:space="preserve">, </w:t>
      </w:r>
      <w:r w:rsidR="006A7AA0">
        <w:t>illetve az értékelés (</w:t>
      </w:r>
      <w:proofErr w:type="spellStart"/>
      <w:r w:rsidR="006A7AA0" w:rsidRPr="006A7AA0">
        <w:rPr>
          <w:i/>
          <w:iCs/>
        </w:rPr>
        <w:t>Review</w:t>
      </w:r>
      <w:proofErr w:type="spellEnd"/>
      <w:r w:rsidR="006A7AA0">
        <w:t>)</w:t>
      </w:r>
      <w:r w:rsidR="00966CCD">
        <w:rPr>
          <w:i/>
          <w:iCs/>
        </w:rPr>
        <w:t xml:space="preserve"> </w:t>
      </w:r>
      <w:r w:rsidR="00966CCD">
        <w:t>2db felhasználóhoz köthető, egy feladó (</w:t>
      </w:r>
      <w:proofErr w:type="spellStart"/>
      <w:r w:rsidR="00966CCD">
        <w:rPr>
          <w:i/>
          <w:iCs/>
        </w:rPr>
        <w:t>FromUserName</w:t>
      </w:r>
      <w:proofErr w:type="spellEnd"/>
      <w:r w:rsidR="00966CCD">
        <w:rPr>
          <w:i/>
          <w:iCs/>
        </w:rPr>
        <w:t xml:space="preserve">) </w:t>
      </w:r>
      <w:r w:rsidR="00966CCD">
        <w:t>és fogadó (</w:t>
      </w:r>
      <w:proofErr w:type="spellStart"/>
      <w:r w:rsidR="00A5521C">
        <w:rPr>
          <w:i/>
          <w:iCs/>
        </w:rPr>
        <w:t>Owner</w:t>
      </w:r>
      <w:r w:rsidR="00966CCD">
        <w:rPr>
          <w:i/>
          <w:iCs/>
        </w:rPr>
        <w:t>UserName</w:t>
      </w:r>
      <w:proofErr w:type="spellEnd"/>
      <w:r w:rsidR="00966CCD">
        <w:t>).</w:t>
      </w:r>
      <w:r w:rsidR="006A7AA0">
        <w:t xml:space="preserve"> </w:t>
      </w:r>
      <w:r w:rsidR="001E7444">
        <w:t>Egy ingatlannak ezen a szinten lehet nulla vagy egy darab címe (</w:t>
      </w:r>
      <w:proofErr w:type="spellStart"/>
      <w:r w:rsidR="001E7444" w:rsidRPr="001E7444">
        <w:rPr>
          <w:i/>
          <w:iCs/>
        </w:rPr>
        <w:t>Address</w:t>
      </w:r>
      <w:proofErr w:type="spellEnd"/>
      <w:r w:rsidR="001E7444">
        <w:t>), de a gyakorlatban az üzleti logika kikényszeríti legalább a város megadását, szóval nem lesz cím nélküli ingatlan.</w:t>
      </w:r>
      <w:r w:rsidR="00C97629">
        <w:t xml:space="preserve"> </w:t>
      </w:r>
      <w:r w:rsidR="00CB05A3">
        <w:t>Valamint az ingatlanokhoz tartozik egy lista</w:t>
      </w:r>
      <w:r w:rsidR="00CE1434">
        <w:t>, hogy mely felhasználók tekintették meg őket, feltéve, hogy valaki már legalább egyszer megnyitotta a részletek oldalon</w:t>
      </w:r>
      <w:r w:rsidR="00917645">
        <w:t>. A felhasználók IP címet tároljuk</w:t>
      </w:r>
      <w:r w:rsidR="00505891">
        <w:t xml:space="preserve"> „</w:t>
      </w:r>
      <w:proofErr w:type="spellStart"/>
      <w:r w:rsidR="00505891" w:rsidRPr="00505891">
        <w:rPr>
          <w:i/>
          <w:iCs/>
        </w:rPr>
        <w:t>ViewedByIpList</w:t>
      </w:r>
      <w:proofErr w:type="spellEnd"/>
      <w:r w:rsidR="00505891">
        <w:rPr>
          <w:i/>
          <w:iCs/>
        </w:rPr>
        <w:t xml:space="preserve">” </w:t>
      </w:r>
      <w:r w:rsidR="00505891">
        <w:t>nevű listában, valamint az ingatlan azonosítóját az „</w:t>
      </w:r>
      <w:proofErr w:type="spellStart"/>
      <w:r w:rsidR="00505891" w:rsidRPr="00505891">
        <w:rPr>
          <w:i/>
          <w:iCs/>
        </w:rPr>
        <w:t>EstateId</w:t>
      </w:r>
      <w:proofErr w:type="spellEnd"/>
      <w:r w:rsidR="00505891">
        <w:rPr>
          <w:i/>
          <w:iCs/>
        </w:rPr>
        <w:t xml:space="preserve">” </w:t>
      </w:r>
      <w:r w:rsidR="00505891">
        <w:t>tulajdonságban</w:t>
      </w:r>
      <w:r w:rsidR="00917645">
        <w:t>.</w:t>
      </w:r>
      <w:r w:rsidR="00505891">
        <w:t xml:space="preserve"> </w:t>
      </w:r>
      <w:r w:rsidR="00DB0F0E">
        <w:t>Az ingatlanhoz tartozó képeket adatbázis helyett külön mappában fájlként tárolom és csak a fájlok neveit tárolom az ingatlan „</w:t>
      </w:r>
      <w:proofErr w:type="spellStart"/>
      <w:r w:rsidR="00DB0F0E" w:rsidRPr="00E17A4E">
        <w:rPr>
          <w:i/>
          <w:iCs/>
        </w:rPr>
        <w:t>Images</w:t>
      </w:r>
      <w:proofErr w:type="spellEnd"/>
      <w:r w:rsidR="00DB0F0E">
        <w:t>” nevű listájában.</w:t>
      </w:r>
    </w:p>
    <w:p w14:paraId="1D16BFA1" w14:textId="69D9FB5C" w:rsidR="00836A58" w:rsidRDefault="00160CD0" w:rsidP="00BA388B">
      <w:pPr>
        <w:keepNext/>
        <w:ind w:firstLine="0"/>
        <w:jc w:val="center"/>
      </w:pPr>
      <w:commentRangeStart w:id="549"/>
      <w:r>
        <w:rPr>
          <w:noProof/>
        </w:rPr>
        <w:lastRenderedPageBreak/>
        <w:drawing>
          <wp:inline distT="0" distB="0" distL="0" distR="0" wp14:anchorId="6A8CF40D" wp14:editId="339858DF">
            <wp:extent cx="5400040" cy="5034915"/>
            <wp:effectExtent l="190500" t="190500" r="181610" b="18478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4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commentRangeEnd w:id="549"/>
      <w:r w:rsidR="00245B8C">
        <w:rPr>
          <w:rStyle w:val="Jegyzethivatkozs"/>
        </w:rPr>
        <w:commentReference w:id="549"/>
      </w:r>
    </w:p>
    <w:p w14:paraId="0CC24B59" w14:textId="1CF96A73" w:rsidR="00836A58" w:rsidRPr="004F32FE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19</w:t>
      </w:r>
      <w:r>
        <w:rPr>
          <w:noProof/>
        </w:rPr>
        <w:fldChar w:fldCharType="end"/>
      </w:r>
      <w:r w:rsidR="00836A58">
        <w:t>. ábra: Modell osztályok osztálydiagramja</w:t>
      </w:r>
    </w:p>
    <w:p w14:paraId="5D6D5500" w14:textId="6EAE4B7B" w:rsidR="00DB0F0E" w:rsidRDefault="007E534B" w:rsidP="00DB0F0E">
      <w:r>
        <w:t>Adatbázis szinten nem valósulnak meg az úgynevezett külső kulcs kényszerek, tehát lehetséges létrehozni olyan üzenetet</w:t>
      </w:r>
      <w:r w:rsidR="00911A7C">
        <w:t>,</w:t>
      </w:r>
      <w:r>
        <w:t xml:space="preserve"> amelynek a küldő vagy fogadó felhasználónév mezője üres (null), ellenben a backend üzleti logikája validációt végez</w:t>
      </w:r>
      <w:r w:rsidR="00AD3DBD">
        <w:t xml:space="preserve"> és visszautasítja az ilyen jellegű kéréseket</w:t>
      </w:r>
      <w:r>
        <w:t xml:space="preserve">, normális körülmények között ilyen </w:t>
      </w:r>
      <w:r w:rsidR="000B1B1F">
        <w:t>nem kerül az adatbázisba</w:t>
      </w:r>
      <w:r>
        <w:t>.</w:t>
      </w:r>
    </w:p>
    <w:p w14:paraId="17EDAF09" w14:textId="6692B00A" w:rsidR="00E33246" w:rsidRPr="00C9406E" w:rsidRDefault="00E33246" w:rsidP="00722D7B">
      <w:pPr>
        <w:pStyle w:val="Cmsor3"/>
        <w:rPr>
          <w:i/>
          <w:iCs/>
          <w:rPrChange w:id="550" w:author="Drexler Nándor" w:date="2020-12-03T22:34:00Z">
            <w:rPr/>
          </w:rPrChange>
        </w:rPr>
      </w:pPr>
      <w:bookmarkStart w:id="551" w:name="_Toc57927294"/>
      <w:proofErr w:type="spellStart"/>
      <w:r w:rsidRPr="00C9406E">
        <w:rPr>
          <w:i/>
          <w:iCs/>
          <w:rPrChange w:id="552" w:author="Drexler Nándor" w:date="2020-12-03T22:34:00Z">
            <w:rPr/>
          </w:rPrChange>
        </w:rPr>
        <w:t>Services</w:t>
      </w:r>
      <w:bookmarkEnd w:id="551"/>
      <w:proofErr w:type="spellEnd"/>
    </w:p>
    <w:p w14:paraId="5B3EA3F9" w14:textId="4E014143" w:rsidR="009A2E2F" w:rsidRDefault="000E6EEA" w:rsidP="009A2E2F">
      <w:r>
        <w:t xml:space="preserve">Ebben a névtérben található osztályok végzik az adatbázis műveleteket. Az előző fejezetben lévő objektumok szerint különülnek el, így </w:t>
      </w:r>
      <w:r w:rsidR="00E16BE1">
        <w:t xml:space="preserve">például </w:t>
      </w:r>
      <w:r w:rsidR="003E3F71">
        <w:t>megtalálható</w:t>
      </w:r>
      <w:r w:rsidR="00E16BE1">
        <w:t xml:space="preserve"> „</w:t>
      </w:r>
      <w:proofErr w:type="spellStart"/>
      <w:r w:rsidR="00E16BE1" w:rsidRPr="00D60AC2">
        <w:rPr>
          <w:i/>
          <w:iCs/>
        </w:rPr>
        <w:t>EstateService</w:t>
      </w:r>
      <w:proofErr w:type="spellEnd"/>
      <w:r w:rsidR="00E16BE1">
        <w:t>, „</w:t>
      </w:r>
      <w:proofErr w:type="spellStart"/>
      <w:r w:rsidR="00E16BE1" w:rsidRPr="00D60AC2">
        <w:rPr>
          <w:i/>
          <w:iCs/>
        </w:rPr>
        <w:t>MessageService</w:t>
      </w:r>
      <w:proofErr w:type="spellEnd"/>
      <w:r w:rsidR="00E16BE1">
        <w:t xml:space="preserve">, </w:t>
      </w:r>
      <w:proofErr w:type="spellStart"/>
      <w:r w:rsidR="00D14285" w:rsidRPr="00D60AC2">
        <w:rPr>
          <w:i/>
          <w:iCs/>
        </w:rPr>
        <w:t>ReviewService</w:t>
      </w:r>
      <w:proofErr w:type="spellEnd"/>
      <w:r w:rsidR="00D14285">
        <w:t>” stb. Ezen osztályok</w:t>
      </w:r>
      <w:r w:rsidR="005F6526">
        <w:t xml:space="preserve"> alapvetően</w:t>
      </w:r>
      <w:r w:rsidR="00D14285">
        <w:t xml:space="preserve"> </w:t>
      </w:r>
      <w:r w:rsidR="009174CB">
        <w:t>úgynevezett</w:t>
      </w:r>
      <w:r w:rsidR="00D14285">
        <w:t xml:space="preserve"> </w:t>
      </w:r>
      <w:r w:rsidR="00D14285" w:rsidRPr="00D14285">
        <w:rPr>
          <w:i/>
          <w:iCs/>
        </w:rPr>
        <w:t>CRUD (</w:t>
      </w:r>
      <w:proofErr w:type="spellStart"/>
      <w:r w:rsidR="00D14285" w:rsidRPr="00D14285">
        <w:rPr>
          <w:i/>
          <w:iCs/>
        </w:rPr>
        <w:t>Create</w:t>
      </w:r>
      <w:proofErr w:type="spellEnd"/>
      <w:r w:rsidR="00D14285" w:rsidRPr="00D14285">
        <w:rPr>
          <w:i/>
          <w:iCs/>
        </w:rPr>
        <w:t xml:space="preserve">, </w:t>
      </w:r>
      <w:proofErr w:type="spellStart"/>
      <w:r w:rsidR="00D14285" w:rsidRPr="00D14285">
        <w:rPr>
          <w:i/>
          <w:iCs/>
        </w:rPr>
        <w:t>read</w:t>
      </w:r>
      <w:proofErr w:type="spellEnd"/>
      <w:r w:rsidR="00D14285" w:rsidRPr="00D14285">
        <w:rPr>
          <w:i/>
          <w:iCs/>
        </w:rPr>
        <w:t xml:space="preserve">, update and </w:t>
      </w:r>
      <w:proofErr w:type="spellStart"/>
      <w:r w:rsidR="00D14285" w:rsidRPr="00D14285">
        <w:rPr>
          <w:i/>
          <w:iCs/>
        </w:rPr>
        <w:t>delete</w:t>
      </w:r>
      <w:proofErr w:type="spellEnd"/>
      <w:r w:rsidR="00D14285" w:rsidRPr="00D14285">
        <w:rPr>
          <w:i/>
          <w:iCs/>
        </w:rPr>
        <w:t>)</w:t>
      </w:r>
      <w:r w:rsidR="00A21542">
        <w:rPr>
          <w:i/>
          <w:iCs/>
        </w:rPr>
        <w:t xml:space="preserve"> </w:t>
      </w:r>
      <w:r w:rsidR="00D14285">
        <w:t>műveletek</w:t>
      </w:r>
      <w:r w:rsidR="009174CB">
        <w:t xml:space="preserve">, vagy azok egy részét valósítják </w:t>
      </w:r>
      <w:r w:rsidR="00D14285">
        <w:t>meg.</w:t>
      </w:r>
      <w:r w:rsidR="00F82A4C">
        <w:t xml:space="preserve"> </w:t>
      </w:r>
      <w:sdt>
        <w:sdtPr>
          <w:rPr>
            <w:i/>
            <w:iCs/>
          </w:rPr>
          <w:id w:val="1420371135"/>
          <w:citation/>
        </w:sdtPr>
        <w:sdtEndPr/>
        <w:sdtContent>
          <w:r w:rsidR="00F82A4C">
            <w:rPr>
              <w:i/>
              <w:iCs/>
            </w:rPr>
            <w:fldChar w:fldCharType="begin"/>
          </w:r>
          <w:r w:rsidR="00F82A4C">
            <w:rPr>
              <w:i/>
              <w:iCs/>
            </w:rPr>
            <w:instrText xml:space="preserve"> CITATION Wik204 \l 1038 </w:instrText>
          </w:r>
          <w:r w:rsidR="00F82A4C">
            <w:rPr>
              <w:i/>
              <w:iCs/>
            </w:rPr>
            <w:fldChar w:fldCharType="separate"/>
          </w:r>
          <w:r w:rsidR="00CB49BF">
            <w:rPr>
              <w:noProof/>
            </w:rPr>
            <w:t>[20]</w:t>
          </w:r>
          <w:r w:rsidR="00F82A4C">
            <w:rPr>
              <w:i/>
              <w:iCs/>
            </w:rPr>
            <w:fldChar w:fldCharType="end"/>
          </w:r>
        </w:sdtContent>
      </w:sdt>
      <w:r w:rsidR="00F82A4C">
        <w:rPr>
          <w:i/>
          <w:iCs/>
        </w:rPr>
        <w:t xml:space="preserve"> </w:t>
      </w:r>
      <w:r w:rsidR="00A6776F">
        <w:t xml:space="preserve">Például az ingatlanok esetében lehetőségünk van lekérdezni, </w:t>
      </w:r>
      <w:r w:rsidR="00A6776F">
        <w:lastRenderedPageBreak/>
        <w:t>létrehozni, módosítani, vagy törölni bizonyos példányokat.</w:t>
      </w:r>
      <w:r w:rsidR="005F6526">
        <w:t xml:space="preserve"> </w:t>
      </w:r>
      <w:r w:rsidR="00CD53D7">
        <w:t xml:space="preserve">A hosszabb ideig tartó műveleteket (például ingatlanok </w:t>
      </w:r>
      <w:r w:rsidR="009A2E2F">
        <w:t>lekérése</w:t>
      </w:r>
      <w:r w:rsidR="00CD53D7">
        <w:t>) megvalósító függvények</w:t>
      </w:r>
      <w:r w:rsidR="00730161">
        <w:t>et</w:t>
      </w:r>
      <w:r w:rsidR="00CD53D7">
        <w:t xml:space="preserve"> a</w:t>
      </w:r>
      <w:r w:rsidR="00CF5C92">
        <w:t xml:space="preserve">szinkron </w:t>
      </w:r>
      <w:r w:rsidR="00730161">
        <w:t>módon valósítottam meg, valamint</w:t>
      </w:r>
      <w:r w:rsidR="00CF5C92">
        <w:t xml:space="preserve"> az</w:t>
      </w:r>
      <w:r w:rsidR="00CD53D7">
        <w:t xml:space="preserve"> „</w:t>
      </w:r>
      <w:proofErr w:type="spellStart"/>
      <w:r w:rsidR="00CD53D7" w:rsidRPr="00CD53D7">
        <w:rPr>
          <w:i/>
          <w:iCs/>
        </w:rPr>
        <w:t>Async</w:t>
      </w:r>
      <w:proofErr w:type="spellEnd"/>
      <w:r w:rsidR="00CD53D7" w:rsidRPr="00CD53D7">
        <w:rPr>
          <w:i/>
          <w:iCs/>
        </w:rPr>
        <w:t xml:space="preserve"> and </w:t>
      </w:r>
      <w:proofErr w:type="spellStart"/>
      <w:r w:rsidR="00CD53D7" w:rsidRPr="00CD53D7">
        <w:rPr>
          <w:i/>
          <w:iCs/>
        </w:rPr>
        <w:t>Await</w:t>
      </w:r>
      <w:proofErr w:type="spellEnd"/>
      <w:r w:rsidR="00CD53D7">
        <w:t>” mintát követ</w:t>
      </w:r>
      <w:r w:rsidR="00730161">
        <w:t>tem</w:t>
      </w:r>
      <w:r w:rsidR="00F70826">
        <w:t>, az adatbázis műveletekhez LINQ</w:t>
      </w:r>
      <w:r w:rsidR="00723146">
        <w:t xml:space="preserve"> kifejezéseket használ</w:t>
      </w:r>
      <w:r w:rsidR="00C54AA6">
        <w:t>tam</w:t>
      </w:r>
      <w:r w:rsidR="00723146">
        <w:t>.</w:t>
      </w:r>
      <w:r w:rsidR="00984FE3">
        <w:t xml:space="preserve"> Példa egy ingatlan lekérésére azonosító (</w:t>
      </w:r>
      <w:proofErr w:type="spellStart"/>
      <w:r w:rsidR="00984FE3" w:rsidRPr="00984FE3">
        <w:rPr>
          <w:i/>
          <w:iCs/>
        </w:rPr>
        <w:t>id</w:t>
      </w:r>
      <w:proofErr w:type="spellEnd"/>
      <w:r w:rsidR="00984FE3">
        <w:t>) alapján:</w:t>
      </w:r>
    </w:p>
    <w:p w14:paraId="073463F1" w14:textId="77777777" w:rsidR="009A2E2F" w:rsidRPr="009A2E2F" w:rsidRDefault="009A2E2F" w:rsidP="009A2E2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proofErr w:type="spellStart"/>
      <w:r w:rsidRPr="009A2E2F">
        <w:rPr>
          <w:color w:val="000000"/>
          <w:lang w:eastAsia="hu-HU"/>
        </w:rPr>
        <w:t>public</w:t>
      </w:r>
      <w:proofErr w:type="spellEnd"/>
      <w:r w:rsidRPr="009A2E2F">
        <w:rPr>
          <w:color w:val="000000"/>
          <w:lang w:eastAsia="hu-HU"/>
        </w:rPr>
        <w:t xml:space="preserve"> </w:t>
      </w:r>
      <w:proofErr w:type="spellStart"/>
      <w:r w:rsidRPr="009A2E2F">
        <w:rPr>
          <w:color w:val="000000"/>
          <w:lang w:eastAsia="hu-HU"/>
        </w:rPr>
        <w:t>async</w:t>
      </w:r>
      <w:proofErr w:type="spellEnd"/>
      <w:r w:rsidRPr="009A2E2F">
        <w:rPr>
          <w:color w:val="000000"/>
          <w:lang w:eastAsia="hu-HU"/>
        </w:rPr>
        <w:t xml:space="preserve"> </w:t>
      </w:r>
      <w:proofErr w:type="spellStart"/>
      <w:r w:rsidRPr="009A2E2F">
        <w:rPr>
          <w:color w:val="000000"/>
          <w:lang w:eastAsia="hu-HU"/>
        </w:rPr>
        <w:t>Task</w:t>
      </w:r>
      <w:proofErr w:type="spellEnd"/>
      <w:r w:rsidRPr="009A2E2F">
        <w:rPr>
          <w:color w:val="000000"/>
          <w:lang w:eastAsia="hu-HU"/>
        </w:rPr>
        <w:t>&lt;</w:t>
      </w:r>
      <w:proofErr w:type="spellStart"/>
      <w:r w:rsidRPr="009A2E2F">
        <w:rPr>
          <w:color w:val="000000"/>
          <w:lang w:eastAsia="hu-HU"/>
        </w:rPr>
        <w:t>Estate</w:t>
      </w:r>
      <w:proofErr w:type="spellEnd"/>
      <w:r w:rsidRPr="009A2E2F">
        <w:rPr>
          <w:color w:val="000000"/>
          <w:lang w:eastAsia="hu-HU"/>
        </w:rPr>
        <w:t xml:space="preserve">&gt; </w:t>
      </w:r>
      <w:proofErr w:type="spellStart"/>
      <w:proofErr w:type="gramStart"/>
      <w:r w:rsidRPr="009A2E2F">
        <w:rPr>
          <w:color w:val="000000"/>
          <w:lang w:eastAsia="hu-HU"/>
        </w:rPr>
        <w:t>Get</w:t>
      </w:r>
      <w:proofErr w:type="spellEnd"/>
      <w:r w:rsidRPr="009A2E2F">
        <w:rPr>
          <w:color w:val="000000"/>
          <w:lang w:eastAsia="hu-HU"/>
        </w:rPr>
        <w:t>(</w:t>
      </w:r>
      <w:proofErr w:type="spellStart"/>
      <w:proofErr w:type="gramEnd"/>
      <w:r w:rsidRPr="009A2E2F">
        <w:rPr>
          <w:color w:val="000000"/>
          <w:lang w:eastAsia="hu-HU"/>
        </w:rPr>
        <w:t>string</w:t>
      </w:r>
      <w:proofErr w:type="spellEnd"/>
      <w:r w:rsidRPr="009A2E2F">
        <w:rPr>
          <w:color w:val="000000"/>
          <w:lang w:eastAsia="hu-HU"/>
        </w:rPr>
        <w:t xml:space="preserve"> </w:t>
      </w:r>
      <w:proofErr w:type="spellStart"/>
      <w:r w:rsidRPr="009A2E2F">
        <w:rPr>
          <w:color w:val="000000"/>
          <w:lang w:eastAsia="hu-HU"/>
        </w:rPr>
        <w:t>id</w:t>
      </w:r>
      <w:proofErr w:type="spellEnd"/>
      <w:r w:rsidRPr="009A2E2F">
        <w:rPr>
          <w:color w:val="000000"/>
          <w:lang w:eastAsia="hu-HU"/>
        </w:rPr>
        <w:t>) =&gt;</w:t>
      </w:r>
    </w:p>
    <w:p w14:paraId="24E53B59" w14:textId="07BF3CCC" w:rsidR="009A2E2F" w:rsidRPr="009A2E2F" w:rsidRDefault="009A2E2F" w:rsidP="009A2E2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9A2E2F">
        <w:rPr>
          <w:color w:val="000000"/>
          <w:lang w:eastAsia="hu-HU"/>
        </w:rPr>
        <w:t xml:space="preserve">            </w:t>
      </w:r>
      <w:proofErr w:type="spellStart"/>
      <w:r w:rsidRPr="009A2E2F">
        <w:rPr>
          <w:color w:val="000000"/>
          <w:lang w:eastAsia="hu-HU"/>
        </w:rPr>
        <w:t>await</w:t>
      </w:r>
      <w:proofErr w:type="spellEnd"/>
      <w:r w:rsidRPr="009A2E2F">
        <w:rPr>
          <w:color w:val="000000"/>
          <w:lang w:eastAsia="hu-HU"/>
        </w:rPr>
        <w:t xml:space="preserve"> _</w:t>
      </w:r>
      <w:proofErr w:type="spellStart"/>
      <w:proofErr w:type="gramStart"/>
      <w:r w:rsidRPr="009A2E2F">
        <w:rPr>
          <w:color w:val="000000"/>
          <w:lang w:eastAsia="hu-HU"/>
        </w:rPr>
        <w:t>ingatlanok.Find</w:t>
      </w:r>
      <w:proofErr w:type="spellEnd"/>
      <w:proofErr w:type="gramEnd"/>
      <w:r w:rsidRPr="009A2E2F">
        <w:rPr>
          <w:color w:val="000000"/>
          <w:lang w:eastAsia="hu-HU"/>
        </w:rPr>
        <w:t>&lt;</w:t>
      </w:r>
      <w:proofErr w:type="spellStart"/>
      <w:r w:rsidRPr="009A2E2F">
        <w:rPr>
          <w:color w:val="000000"/>
          <w:lang w:eastAsia="hu-HU"/>
        </w:rPr>
        <w:t>Estate</w:t>
      </w:r>
      <w:proofErr w:type="spellEnd"/>
      <w:r w:rsidRPr="009A2E2F">
        <w:rPr>
          <w:color w:val="000000"/>
          <w:lang w:eastAsia="hu-HU"/>
        </w:rPr>
        <w:t xml:space="preserve">&gt;(house =&gt; </w:t>
      </w:r>
      <w:proofErr w:type="spellStart"/>
      <w:r w:rsidRPr="009A2E2F">
        <w:rPr>
          <w:color w:val="000000"/>
          <w:lang w:eastAsia="hu-HU"/>
        </w:rPr>
        <w:t>house.Id</w:t>
      </w:r>
      <w:proofErr w:type="spellEnd"/>
      <w:r w:rsidRPr="009A2E2F">
        <w:rPr>
          <w:color w:val="000000"/>
          <w:lang w:eastAsia="hu-HU"/>
        </w:rPr>
        <w:t xml:space="preserve"> == </w:t>
      </w:r>
      <w:proofErr w:type="spellStart"/>
      <w:r w:rsidRPr="009A2E2F">
        <w:rPr>
          <w:color w:val="000000"/>
          <w:lang w:eastAsia="hu-HU"/>
        </w:rPr>
        <w:t>id</w:t>
      </w:r>
      <w:proofErr w:type="spellEnd"/>
      <w:r w:rsidRPr="009A2E2F">
        <w:rPr>
          <w:color w:val="000000"/>
          <w:lang w:eastAsia="hu-HU"/>
        </w:rPr>
        <w:t>).</w:t>
      </w:r>
      <w:proofErr w:type="spellStart"/>
      <w:r w:rsidRPr="009A2E2F">
        <w:rPr>
          <w:color w:val="000000"/>
          <w:lang w:eastAsia="hu-HU"/>
        </w:rPr>
        <w:t>FirstOrDefaultAsync</w:t>
      </w:r>
      <w:proofErr w:type="spellEnd"/>
      <w:r w:rsidRPr="009A2E2F">
        <w:rPr>
          <w:color w:val="000000"/>
          <w:lang w:eastAsia="hu-HU"/>
        </w:rPr>
        <w:t>();</w:t>
      </w:r>
    </w:p>
    <w:p w14:paraId="470A3070" w14:textId="3AB4220E" w:rsidR="00EC39EC" w:rsidRDefault="00EC39EC" w:rsidP="00722D7B">
      <w:pPr>
        <w:pStyle w:val="Cmsor3"/>
      </w:pPr>
      <w:bookmarkStart w:id="553" w:name="_Toc57927295"/>
      <w:r w:rsidRPr="00EC39EC">
        <w:t>Kontrollerek</w:t>
      </w:r>
      <w:bookmarkEnd w:id="553"/>
    </w:p>
    <w:p w14:paraId="51354084" w14:textId="2F954E4B" w:rsidR="000A001C" w:rsidRDefault="00BA3002" w:rsidP="000A001C">
      <w:r>
        <w:t xml:space="preserve">Az ASP .Net </w:t>
      </w:r>
      <w:proofErr w:type="spellStart"/>
      <w:r>
        <w:t>Core</w:t>
      </w:r>
      <w:proofErr w:type="spellEnd"/>
      <w:r>
        <w:t xml:space="preserve"> </w:t>
      </w:r>
      <w:r w:rsidR="00E929D1">
        <w:t>w</w:t>
      </w:r>
      <w:r>
        <w:t xml:space="preserve">ebalkalmazásoknál a </w:t>
      </w:r>
      <w:r w:rsidRPr="00BA3002">
        <w:rPr>
          <w:i/>
          <w:iCs/>
        </w:rPr>
        <w:t>Frontend</w:t>
      </w:r>
      <w:r>
        <w:rPr>
          <w:i/>
          <w:iCs/>
        </w:rPr>
        <w:t xml:space="preserve"> </w:t>
      </w:r>
      <w:r w:rsidR="00835AF8">
        <w:t>által küldött kérések a végpontnak megfelelő kontrollerbe fut</w:t>
      </w:r>
      <w:r w:rsidR="005118BD">
        <w:t>nak</w:t>
      </w:r>
      <w:r w:rsidR="00835AF8">
        <w:t xml:space="preserve"> be.</w:t>
      </w:r>
      <w:r w:rsidR="00C701E2">
        <w:t xml:space="preserve"> Paraméterben vesznek át Modell vagy DTO osztályokat, amelyek jöhetnek HTML kérés </w:t>
      </w:r>
      <w:proofErr w:type="spellStart"/>
      <w:r w:rsidR="00C701E2">
        <w:rPr>
          <w:i/>
          <w:iCs/>
        </w:rPr>
        <w:t>Query</w:t>
      </w:r>
      <w:proofErr w:type="spellEnd"/>
      <w:r w:rsidR="00C701E2">
        <w:rPr>
          <w:i/>
          <w:iCs/>
        </w:rPr>
        <w:t xml:space="preserve"> </w:t>
      </w:r>
      <w:r w:rsidR="00C701E2">
        <w:t>paraméterei közül, vagy a törzsből (</w:t>
      </w:r>
      <w:r w:rsidR="00C701E2">
        <w:rPr>
          <w:i/>
          <w:iCs/>
        </w:rPr>
        <w:t>Body).</w:t>
      </w:r>
      <w:r w:rsidR="00C92BD9">
        <w:rPr>
          <w:i/>
          <w:iCs/>
        </w:rPr>
        <w:t xml:space="preserve"> </w:t>
      </w:r>
      <w:r w:rsidR="0053775B">
        <w:t>Ezt a „[</w:t>
      </w:r>
      <w:proofErr w:type="spellStart"/>
      <w:r w:rsidR="0053775B">
        <w:t>FromQuery</w:t>
      </w:r>
      <w:proofErr w:type="spellEnd"/>
      <w:r w:rsidR="0053775B">
        <w:t>]” és a „[</w:t>
      </w:r>
      <w:proofErr w:type="spellStart"/>
      <w:r w:rsidR="0053775B">
        <w:t>FromBody</w:t>
      </w:r>
      <w:proofErr w:type="spellEnd"/>
      <w:r w:rsidR="0053775B">
        <w:t xml:space="preserve">]” előtaggal </w:t>
      </w:r>
      <w:r w:rsidR="008F66E5">
        <w:t>van lehetőség</w:t>
      </w:r>
      <w:r w:rsidR="0053775B">
        <w:t xml:space="preserve"> jelezni a függvényparaméterek listájában.</w:t>
      </w:r>
      <w:r w:rsidR="000A001C">
        <w:t xml:space="preserve"> A kontroller metódusai fölött szereplő [</w:t>
      </w:r>
      <w:proofErr w:type="spellStart"/>
      <w:r w:rsidR="000A001C">
        <w:t>Route</w:t>
      </w:r>
      <w:proofErr w:type="spellEnd"/>
      <w:r w:rsidR="000A001C">
        <w:t xml:space="preserve">] attribútum segítségével </w:t>
      </w:r>
      <w:r w:rsidR="008F12BD">
        <w:t>a végpont</w:t>
      </w:r>
      <w:r w:rsidR="000A001C">
        <w:t xml:space="preserve"> URL</w:t>
      </w:r>
      <w:r w:rsidR="008F12BD">
        <w:t xml:space="preserve"> címét </w:t>
      </w:r>
      <w:r w:rsidR="000A001C">
        <w:t>lehet megadni</w:t>
      </w:r>
      <w:r w:rsidR="008F12BD">
        <w:t xml:space="preserve"> (amennyiben el kívánunk térni az </w:t>
      </w:r>
      <w:r w:rsidR="007E7267">
        <w:t>alapbeállítástól</w:t>
      </w:r>
      <w:r w:rsidR="008F12BD">
        <w:t>)</w:t>
      </w:r>
      <w:r w:rsidR="00EB6092">
        <w:t xml:space="preserve">. </w:t>
      </w:r>
      <w:r w:rsidR="007E7267">
        <w:t xml:space="preserve"> Jelen esetben több </w:t>
      </w:r>
      <w:proofErr w:type="spellStart"/>
      <w:r w:rsidR="007E7267" w:rsidRPr="007E7267">
        <w:rPr>
          <w:i/>
          <w:iCs/>
        </w:rPr>
        <w:t>HttpGet</w:t>
      </w:r>
      <w:proofErr w:type="spellEnd"/>
      <w:r w:rsidR="007E7267">
        <w:t xml:space="preserve"> metódusra volt szükségem, ellenben ezt nem akartam külön kontrollerben elhelyezni mert szorosan kapcsolódik az ingatlanokhoz</w:t>
      </w:r>
      <w:r w:rsidR="009B3B06">
        <w:t xml:space="preserve"> (például összes város vagy összes kerület lekérdezése a keresés oldalhoz)</w:t>
      </w:r>
      <w:r w:rsidR="007E7267">
        <w:t>.</w:t>
      </w:r>
      <w:r w:rsidR="00F46AF8">
        <w:t xml:space="preserve"> Amely végpontok aszinkron műveletet hajtanak végre, itt is az „</w:t>
      </w:r>
      <w:proofErr w:type="spellStart"/>
      <w:r w:rsidR="00F46AF8" w:rsidRPr="00CD53D7">
        <w:rPr>
          <w:i/>
          <w:iCs/>
        </w:rPr>
        <w:t>Async</w:t>
      </w:r>
      <w:proofErr w:type="spellEnd"/>
      <w:r w:rsidR="00F46AF8" w:rsidRPr="00CD53D7">
        <w:rPr>
          <w:i/>
          <w:iCs/>
        </w:rPr>
        <w:t xml:space="preserve"> and </w:t>
      </w:r>
      <w:proofErr w:type="spellStart"/>
      <w:r w:rsidR="00F46AF8" w:rsidRPr="00CD53D7">
        <w:rPr>
          <w:i/>
          <w:iCs/>
        </w:rPr>
        <w:t>Await</w:t>
      </w:r>
      <w:proofErr w:type="spellEnd"/>
      <w:r w:rsidR="00F46AF8">
        <w:t xml:space="preserve">” minta szerint lettek megvalósítva. </w:t>
      </w:r>
      <w:r w:rsidR="000A001C">
        <w:t>A</w:t>
      </w:r>
      <w:r w:rsidR="001B3C07">
        <w:t>z</w:t>
      </w:r>
      <w:r w:rsidR="00632AA2">
        <w:t xml:space="preserve"> alábbi kódrészletben az</w:t>
      </w:r>
      <w:r w:rsidR="001B3C07">
        <w:t xml:space="preserve"> </w:t>
      </w:r>
      <w:proofErr w:type="spellStart"/>
      <w:r w:rsidR="001B3C07" w:rsidRPr="001B3C07">
        <w:rPr>
          <w:i/>
          <w:iCs/>
        </w:rPr>
        <w:t>EstateController</w:t>
      </w:r>
      <w:proofErr w:type="spellEnd"/>
      <w:r w:rsidR="001B3C07">
        <w:rPr>
          <w:i/>
          <w:iCs/>
        </w:rPr>
        <w:t xml:space="preserve"> </w:t>
      </w:r>
      <w:r w:rsidR="001B3C07">
        <w:t xml:space="preserve">egyik metódusára látunk példát, ahol azon </w:t>
      </w:r>
      <w:r w:rsidR="00B472FF">
        <w:t>pozíció (földrajzi koordináták) alapján keresünk ingatlanokat.</w:t>
      </w:r>
      <w:r w:rsidR="001910F6">
        <w:t xml:space="preserve"> Azon példányokat</w:t>
      </w:r>
      <w:r w:rsidR="001B3C07">
        <w:t xml:space="preserve"> </w:t>
      </w:r>
      <w:r w:rsidR="001910F6">
        <w:t>k</w:t>
      </w:r>
      <w:r w:rsidR="001B3C07">
        <w:t>érjük el, amelyek egy koordinátától bizonyos távolságon belülre esnek</w:t>
      </w:r>
      <w:r w:rsidR="000A001C">
        <w:t>.</w:t>
      </w:r>
    </w:p>
    <w:p w14:paraId="257D0D71" w14:textId="77777777" w:rsidR="000A001C" w:rsidRPr="000A001C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[</w:t>
      </w:r>
      <w:proofErr w:type="spellStart"/>
      <w:r w:rsidRPr="000A001C">
        <w:rPr>
          <w:color w:val="000000"/>
          <w:lang w:eastAsia="hu-HU"/>
        </w:rPr>
        <w:t>Route</w:t>
      </w:r>
      <w:proofErr w:type="spellEnd"/>
      <w:r w:rsidRPr="000A001C">
        <w:rPr>
          <w:color w:val="000000"/>
          <w:lang w:eastAsia="hu-HU"/>
        </w:rPr>
        <w:t>("/</w:t>
      </w:r>
      <w:proofErr w:type="spellStart"/>
      <w:r w:rsidRPr="000A001C">
        <w:rPr>
          <w:color w:val="000000"/>
          <w:lang w:eastAsia="hu-HU"/>
        </w:rPr>
        <w:t>api</w:t>
      </w:r>
      <w:proofErr w:type="spellEnd"/>
      <w:r w:rsidRPr="000A001C">
        <w:rPr>
          <w:color w:val="000000"/>
          <w:lang w:eastAsia="hu-HU"/>
        </w:rPr>
        <w:t>/[</w:t>
      </w:r>
      <w:proofErr w:type="spellStart"/>
      <w:r w:rsidRPr="000A001C">
        <w:rPr>
          <w:color w:val="000000"/>
          <w:lang w:eastAsia="hu-HU"/>
        </w:rPr>
        <w:t>controller</w:t>
      </w:r>
      <w:proofErr w:type="spellEnd"/>
      <w:r w:rsidRPr="000A001C">
        <w:rPr>
          <w:color w:val="000000"/>
          <w:lang w:eastAsia="hu-HU"/>
        </w:rPr>
        <w:t>]/</w:t>
      </w:r>
      <w:proofErr w:type="spellStart"/>
      <w:r w:rsidRPr="000A001C">
        <w:rPr>
          <w:color w:val="000000"/>
          <w:lang w:eastAsia="hu-HU"/>
        </w:rPr>
        <w:t>bylocation</w:t>
      </w:r>
      <w:proofErr w:type="spellEnd"/>
      <w:r w:rsidRPr="000A001C">
        <w:rPr>
          <w:color w:val="000000"/>
          <w:lang w:eastAsia="hu-HU"/>
        </w:rPr>
        <w:t>")]</w:t>
      </w:r>
    </w:p>
    <w:p w14:paraId="4979621F" w14:textId="4BBFBA08" w:rsidR="000A001C" w:rsidRPr="000A001C" w:rsidRDefault="00FD1604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  <w:t xml:space="preserve">   </w:t>
      </w:r>
      <w:r w:rsidR="000A001C" w:rsidRPr="000A001C">
        <w:rPr>
          <w:color w:val="000000"/>
          <w:lang w:eastAsia="hu-HU"/>
        </w:rPr>
        <w:t>[</w:t>
      </w:r>
      <w:proofErr w:type="spellStart"/>
      <w:r w:rsidR="000A001C" w:rsidRPr="000A001C">
        <w:rPr>
          <w:color w:val="000000"/>
          <w:lang w:eastAsia="hu-HU"/>
        </w:rPr>
        <w:t>HttpGet</w:t>
      </w:r>
      <w:proofErr w:type="spellEnd"/>
      <w:r w:rsidR="000A001C" w:rsidRPr="000A001C">
        <w:rPr>
          <w:color w:val="000000"/>
          <w:lang w:eastAsia="hu-HU"/>
        </w:rPr>
        <w:t>]</w:t>
      </w:r>
    </w:p>
    <w:p w14:paraId="7EA09BE2" w14:textId="77777777" w:rsidR="00D946F1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</w:t>
      </w:r>
      <w:proofErr w:type="spellStart"/>
      <w:r w:rsidRPr="000A001C">
        <w:rPr>
          <w:color w:val="000000"/>
          <w:lang w:eastAsia="hu-HU"/>
        </w:rPr>
        <w:t>public</w:t>
      </w:r>
      <w:proofErr w:type="spellEnd"/>
      <w:r w:rsidRPr="000A001C">
        <w:rPr>
          <w:color w:val="000000"/>
          <w:lang w:eastAsia="hu-HU"/>
        </w:rPr>
        <w:t xml:space="preserve"> </w:t>
      </w:r>
      <w:proofErr w:type="spellStart"/>
      <w:r w:rsidRPr="000A001C">
        <w:rPr>
          <w:color w:val="000000"/>
          <w:lang w:eastAsia="hu-HU"/>
        </w:rPr>
        <w:t>async</w:t>
      </w:r>
      <w:proofErr w:type="spellEnd"/>
      <w:r w:rsidRPr="000A001C">
        <w:rPr>
          <w:color w:val="000000"/>
          <w:lang w:eastAsia="hu-HU"/>
        </w:rPr>
        <w:t xml:space="preserve"> </w:t>
      </w:r>
      <w:proofErr w:type="spellStart"/>
      <w:r w:rsidRPr="000A001C">
        <w:rPr>
          <w:color w:val="000000"/>
          <w:lang w:eastAsia="hu-HU"/>
        </w:rPr>
        <w:t>Task</w:t>
      </w:r>
      <w:proofErr w:type="spellEnd"/>
      <w:r w:rsidRPr="000A001C">
        <w:rPr>
          <w:color w:val="000000"/>
          <w:lang w:eastAsia="hu-HU"/>
        </w:rPr>
        <w:t>&lt;List&lt;</w:t>
      </w:r>
      <w:proofErr w:type="spellStart"/>
      <w:r w:rsidRPr="000A001C">
        <w:rPr>
          <w:color w:val="000000"/>
          <w:lang w:eastAsia="hu-HU"/>
        </w:rPr>
        <w:t>Estate</w:t>
      </w:r>
      <w:proofErr w:type="spellEnd"/>
      <w:r w:rsidRPr="000A001C">
        <w:rPr>
          <w:color w:val="000000"/>
          <w:lang w:eastAsia="hu-HU"/>
        </w:rPr>
        <w:t xml:space="preserve">&gt;&gt; </w:t>
      </w:r>
      <w:proofErr w:type="spellStart"/>
      <w:r w:rsidRPr="000A001C">
        <w:rPr>
          <w:color w:val="000000"/>
          <w:lang w:eastAsia="hu-HU"/>
        </w:rPr>
        <w:t>GetByLocation</w:t>
      </w:r>
      <w:proofErr w:type="spellEnd"/>
      <w:r w:rsidRPr="000A001C">
        <w:rPr>
          <w:color w:val="000000"/>
          <w:lang w:eastAsia="hu-HU"/>
        </w:rPr>
        <w:t>([</w:t>
      </w:r>
      <w:proofErr w:type="spellStart"/>
      <w:r w:rsidRPr="000A001C">
        <w:rPr>
          <w:color w:val="000000"/>
          <w:lang w:eastAsia="hu-HU"/>
        </w:rPr>
        <w:t>FromQuery</w:t>
      </w:r>
      <w:proofErr w:type="spellEnd"/>
      <w:r w:rsidRPr="000A001C">
        <w:rPr>
          <w:color w:val="000000"/>
          <w:lang w:eastAsia="hu-HU"/>
        </w:rPr>
        <w:t xml:space="preserve">] </w:t>
      </w:r>
      <w:proofErr w:type="spellStart"/>
      <w:r w:rsidRPr="000A001C">
        <w:rPr>
          <w:color w:val="000000"/>
          <w:lang w:eastAsia="hu-HU"/>
        </w:rPr>
        <w:t>double</w:t>
      </w:r>
      <w:proofErr w:type="spellEnd"/>
      <w:r w:rsidRPr="000A001C">
        <w:rPr>
          <w:color w:val="000000"/>
          <w:lang w:eastAsia="hu-HU"/>
        </w:rPr>
        <w:t xml:space="preserve"> </w:t>
      </w:r>
    </w:p>
    <w:p w14:paraId="67CB0919" w14:textId="77777777" w:rsidR="00D946F1" w:rsidRDefault="00D946F1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0A001C" w:rsidRPr="000A001C">
        <w:rPr>
          <w:color w:val="000000"/>
          <w:lang w:eastAsia="hu-HU"/>
        </w:rPr>
        <w:t>longitude</w:t>
      </w:r>
      <w:proofErr w:type="spellEnd"/>
      <w:r w:rsidR="000A001C" w:rsidRPr="000A001C">
        <w:rPr>
          <w:color w:val="000000"/>
          <w:lang w:eastAsia="hu-HU"/>
        </w:rPr>
        <w:t>, [</w:t>
      </w:r>
      <w:proofErr w:type="spellStart"/>
      <w:r w:rsidR="000A001C" w:rsidRPr="000A001C">
        <w:rPr>
          <w:color w:val="000000"/>
          <w:lang w:eastAsia="hu-HU"/>
        </w:rPr>
        <w:t>FromQuery</w:t>
      </w:r>
      <w:proofErr w:type="spellEnd"/>
      <w:r w:rsidR="000A001C" w:rsidRPr="000A001C">
        <w:rPr>
          <w:color w:val="000000"/>
          <w:lang w:eastAsia="hu-HU"/>
        </w:rPr>
        <w:t xml:space="preserve">] </w:t>
      </w:r>
      <w:proofErr w:type="spellStart"/>
      <w:r w:rsidR="000A001C" w:rsidRPr="000A001C">
        <w:rPr>
          <w:color w:val="000000"/>
          <w:lang w:eastAsia="hu-HU"/>
        </w:rPr>
        <w:t>double</w:t>
      </w:r>
      <w:proofErr w:type="spellEnd"/>
      <w:r w:rsidR="000A001C" w:rsidRPr="000A001C">
        <w:rPr>
          <w:color w:val="000000"/>
          <w:lang w:eastAsia="hu-HU"/>
        </w:rPr>
        <w:t xml:space="preserve"> </w:t>
      </w:r>
      <w:proofErr w:type="spellStart"/>
      <w:r w:rsidR="000A001C" w:rsidRPr="000A001C">
        <w:rPr>
          <w:color w:val="000000"/>
          <w:lang w:eastAsia="hu-HU"/>
        </w:rPr>
        <w:t>latitude</w:t>
      </w:r>
      <w:proofErr w:type="spellEnd"/>
      <w:r w:rsidR="000A001C" w:rsidRPr="000A001C">
        <w:rPr>
          <w:color w:val="000000"/>
          <w:lang w:eastAsia="hu-HU"/>
        </w:rPr>
        <w:t>, [</w:t>
      </w:r>
      <w:proofErr w:type="spellStart"/>
      <w:r w:rsidR="000A001C" w:rsidRPr="000A001C">
        <w:rPr>
          <w:color w:val="000000"/>
          <w:lang w:eastAsia="hu-HU"/>
        </w:rPr>
        <w:t>FromQuery</w:t>
      </w:r>
      <w:proofErr w:type="spellEnd"/>
      <w:r w:rsidR="000A001C" w:rsidRPr="000A001C">
        <w:rPr>
          <w:color w:val="000000"/>
          <w:lang w:eastAsia="hu-HU"/>
        </w:rPr>
        <w:t xml:space="preserve">] </w:t>
      </w:r>
    </w:p>
    <w:p w14:paraId="50B61055" w14:textId="52EABCEF" w:rsidR="000A001C" w:rsidRPr="000A001C" w:rsidRDefault="00D946F1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0A001C" w:rsidRPr="000A001C">
        <w:rPr>
          <w:color w:val="000000"/>
          <w:lang w:eastAsia="hu-HU"/>
        </w:rPr>
        <w:t>double</w:t>
      </w:r>
      <w:proofErr w:type="spellEnd"/>
      <w:r w:rsidR="000A001C" w:rsidRPr="000A001C">
        <w:rPr>
          <w:color w:val="000000"/>
          <w:lang w:eastAsia="hu-HU"/>
        </w:rPr>
        <w:t xml:space="preserve"> </w:t>
      </w:r>
      <w:proofErr w:type="spellStart"/>
      <w:r w:rsidR="000A001C" w:rsidRPr="000A001C">
        <w:rPr>
          <w:color w:val="000000"/>
          <w:lang w:eastAsia="hu-HU"/>
        </w:rPr>
        <w:t>distance</w:t>
      </w:r>
      <w:proofErr w:type="spellEnd"/>
      <w:r w:rsidR="000A001C" w:rsidRPr="000A001C">
        <w:rPr>
          <w:color w:val="000000"/>
          <w:lang w:eastAsia="hu-HU"/>
        </w:rPr>
        <w:t>) {</w:t>
      </w:r>
    </w:p>
    <w:p w14:paraId="53E31EB3" w14:textId="77777777" w:rsidR="00D946F1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    </w:t>
      </w:r>
      <w:proofErr w:type="spellStart"/>
      <w:r w:rsidRPr="000A001C">
        <w:rPr>
          <w:color w:val="000000"/>
          <w:lang w:eastAsia="hu-HU"/>
        </w:rPr>
        <w:t>return</w:t>
      </w:r>
      <w:proofErr w:type="spellEnd"/>
      <w:r w:rsidRPr="000A001C">
        <w:rPr>
          <w:color w:val="000000"/>
          <w:lang w:eastAsia="hu-HU"/>
        </w:rPr>
        <w:t xml:space="preserve"> </w:t>
      </w:r>
      <w:proofErr w:type="spellStart"/>
      <w:r w:rsidRPr="000A001C">
        <w:rPr>
          <w:color w:val="000000"/>
          <w:lang w:eastAsia="hu-HU"/>
        </w:rPr>
        <w:t>await</w:t>
      </w:r>
      <w:proofErr w:type="spellEnd"/>
      <w:r w:rsidRPr="000A001C">
        <w:rPr>
          <w:color w:val="000000"/>
          <w:lang w:eastAsia="hu-HU"/>
        </w:rPr>
        <w:t xml:space="preserve"> _</w:t>
      </w:r>
      <w:proofErr w:type="spellStart"/>
      <w:r w:rsidRPr="000A001C">
        <w:rPr>
          <w:color w:val="000000"/>
          <w:lang w:eastAsia="hu-HU"/>
        </w:rPr>
        <w:t>ingatlanService.GetByLocation</w:t>
      </w:r>
      <w:proofErr w:type="spellEnd"/>
      <w:r w:rsidRPr="000A001C">
        <w:rPr>
          <w:color w:val="000000"/>
          <w:lang w:eastAsia="hu-HU"/>
        </w:rPr>
        <w:t>(</w:t>
      </w:r>
      <w:proofErr w:type="spellStart"/>
      <w:r w:rsidRPr="000A001C">
        <w:rPr>
          <w:color w:val="000000"/>
          <w:lang w:eastAsia="hu-HU"/>
        </w:rPr>
        <w:t>longitude</w:t>
      </w:r>
      <w:proofErr w:type="spellEnd"/>
      <w:r w:rsidRPr="000A001C">
        <w:rPr>
          <w:color w:val="000000"/>
          <w:lang w:eastAsia="hu-HU"/>
        </w:rPr>
        <w:t xml:space="preserve">, </w:t>
      </w:r>
    </w:p>
    <w:p w14:paraId="739D7B3F" w14:textId="22FB7791" w:rsidR="000A001C" w:rsidRPr="000A001C" w:rsidRDefault="00D946F1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0A001C" w:rsidRPr="000A001C">
        <w:rPr>
          <w:color w:val="000000"/>
          <w:lang w:eastAsia="hu-HU"/>
        </w:rPr>
        <w:t>latitude</w:t>
      </w:r>
      <w:proofErr w:type="spellEnd"/>
      <w:r w:rsidR="000A001C" w:rsidRPr="000A001C">
        <w:rPr>
          <w:color w:val="000000"/>
          <w:lang w:eastAsia="hu-HU"/>
        </w:rPr>
        <w:t xml:space="preserve">, </w:t>
      </w:r>
      <w:proofErr w:type="spellStart"/>
      <w:r w:rsidR="000A001C" w:rsidRPr="000A001C">
        <w:rPr>
          <w:color w:val="000000"/>
          <w:lang w:eastAsia="hu-HU"/>
        </w:rPr>
        <w:t>distance</w:t>
      </w:r>
      <w:proofErr w:type="spellEnd"/>
      <w:r w:rsidR="000A001C" w:rsidRPr="000A001C">
        <w:rPr>
          <w:color w:val="000000"/>
          <w:lang w:eastAsia="hu-HU"/>
        </w:rPr>
        <w:t>);</w:t>
      </w:r>
    </w:p>
    <w:p w14:paraId="091DCAF7" w14:textId="7B8E0F14" w:rsidR="000A001C" w:rsidRPr="000A001C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}</w:t>
      </w:r>
    </w:p>
    <w:p w14:paraId="39F783F0" w14:textId="2010DCBB" w:rsidR="006D30CC" w:rsidRDefault="006D30CC" w:rsidP="00EC39EC">
      <w:r>
        <w:t xml:space="preserve">Az </w:t>
      </w:r>
      <w:proofErr w:type="spellStart"/>
      <w:r>
        <w:t>autentikáció</w:t>
      </w:r>
      <w:proofErr w:type="spellEnd"/>
      <w:r>
        <w:t xml:space="preserve"> és az </w:t>
      </w:r>
      <w:proofErr w:type="spellStart"/>
      <w:r>
        <w:t>authorizáció</w:t>
      </w:r>
      <w:proofErr w:type="spellEnd"/>
      <w:r>
        <w:t xml:space="preserve"> is ebben a rétegben történik. </w:t>
      </w:r>
      <w:r w:rsidR="0009635C">
        <w:t>A kontrollerek függvény deklarációi előtt szereplő [</w:t>
      </w:r>
      <w:proofErr w:type="spellStart"/>
      <w:r w:rsidR="0009635C">
        <w:t>Authorize</w:t>
      </w:r>
      <w:proofErr w:type="spellEnd"/>
      <w:r w:rsidR="0009635C">
        <w:t>] attribútummal beállítható, hogy csak bejelentkezett felhasználó érje el az adott végpontot.</w:t>
      </w:r>
      <w:r w:rsidR="000A001C">
        <w:t xml:space="preserve"> Jelen esetben azonban szükség van arra is, hogy például egy adott felhasználó csak az általa létrehozott hirdetéseket</w:t>
      </w:r>
      <w:r w:rsidR="00AE1553">
        <w:t xml:space="preserve"> tudja </w:t>
      </w:r>
      <w:r w:rsidR="00AE1553">
        <w:lastRenderedPageBreak/>
        <w:t>módosítani vagy törölni.</w:t>
      </w:r>
      <w:r w:rsidR="004B1D99">
        <w:t xml:space="preserve"> Ezt kézzel kódból </w:t>
      </w:r>
      <w:r w:rsidR="00185552">
        <w:t>ellenőrzöm és amennyiben nem a megfelelő felhasználótól érkezett a kérés 401 (</w:t>
      </w:r>
      <w:proofErr w:type="spellStart"/>
      <w:r w:rsidR="00185552">
        <w:rPr>
          <w:i/>
          <w:iCs/>
        </w:rPr>
        <w:t>Unauthorized</w:t>
      </w:r>
      <w:proofErr w:type="spellEnd"/>
      <w:r w:rsidR="00185552">
        <w:rPr>
          <w:i/>
          <w:iCs/>
        </w:rPr>
        <w:t xml:space="preserve">) </w:t>
      </w:r>
      <w:r w:rsidR="00185552">
        <w:t>választ küldök vissza.</w:t>
      </w:r>
    </w:p>
    <w:p w14:paraId="46DDCF9D" w14:textId="0718D0C1" w:rsidR="00F344AA" w:rsidRPr="003B416F" w:rsidRDefault="003A491D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  <w:t xml:space="preserve">   </w:t>
      </w:r>
      <w:r w:rsidR="00F344AA" w:rsidRPr="003B416F">
        <w:rPr>
          <w:color w:val="000000"/>
          <w:lang w:eastAsia="hu-HU"/>
        </w:rPr>
        <w:t>[</w:t>
      </w:r>
      <w:proofErr w:type="spellStart"/>
      <w:r w:rsidR="00F344AA" w:rsidRPr="003B416F">
        <w:rPr>
          <w:color w:val="000000"/>
          <w:lang w:eastAsia="hu-HU"/>
        </w:rPr>
        <w:t>HttpPut</w:t>
      </w:r>
      <w:proofErr w:type="spellEnd"/>
      <w:r w:rsidR="00F344AA" w:rsidRPr="003B416F">
        <w:rPr>
          <w:color w:val="000000"/>
          <w:lang w:eastAsia="hu-HU"/>
        </w:rPr>
        <w:t>("{</w:t>
      </w:r>
      <w:proofErr w:type="spellStart"/>
      <w:proofErr w:type="gramStart"/>
      <w:r w:rsidR="00F344AA" w:rsidRPr="003B416F">
        <w:rPr>
          <w:color w:val="000000"/>
          <w:lang w:eastAsia="hu-HU"/>
        </w:rPr>
        <w:t>id:length</w:t>
      </w:r>
      <w:proofErr w:type="spellEnd"/>
      <w:proofErr w:type="gramEnd"/>
      <w:r w:rsidR="00F344AA" w:rsidRPr="003B416F">
        <w:rPr>
          <w:color w:val="000000"/>
          <w:lang w:eastAsia="hu-HU"/>
        </w:rPr>
        <w:t>(24)}")]</w:t>
      </w:r>
    </w:p>
    <w:p w14:paraId="4672A183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[</w:t>
      </w:r>
      <w:proofErr w:type="spellStart"/>
      <w:r w:rsidRPr="003B416F">
        <w:rPr>
          <w:color w:val="000000"/>
          <w:lang w:eastAsia="hu-HU"/>
        </w:rPr>
        <w:t>Authorize</w:t>
      </w:r>
      <w:proofErr w:type="spellEnd"/>
      <w:r w:rsidRPr="003B416F">
        <w:rPr>
          <w:color w:val="000000"/>
          <w:lang w:eastAsia="hu-HU"/>
        </w:rPr>
        <w:t>]</w:t>
      </w:r>
    </w:p>
    <w:p w14:paraId="34747AF5" w14:textId="77777777" w:rsidR="003A491D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</w:t>
      </w:r>
      <w:proofErr w:type="spellStart"/>
      <w:r w:rsidRPr="003B416F">
        <w:rPr>
          <w:color w:val="000000"/>
          <w:lang w:eastAsia="hu-HU"/>
        </w:rPr>
        <w:t>public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r w:rsidRPr="003B416F">
        <w:rPr>
          <w:color w:val="000000"/>
          <w:lang w:eastAsia="hu-HU"/>
        </w:rPr>
        <w:t>async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r w:rsidRPr="003B416F">
        <w:rPr>
          <w:color w:val="000000"/>
          <w:lang w:eastAsia="hu-HU"/>
        </w:rPr>
        <w:t>Task</w:t>
      </w:r>
      <w:proofErr w:type="spellEnd"/>
      <w:r w:rsidRPr="003B416F">
        <w:rPr>
          <w:color w:val="000000"/>
          <w:lang w:eastAsia="hu-HU"/>
        </w:rPr>
        <w:t>&lt;</w:t>
      </w:r>
      <w:proofErr w:type="spellStart"/>
      <w:r w:rsidRPr="003B416F">
        <w:rPr>
          <w:color w:val="000000"/>
          <w:lang w:eastAsia="hu-HU"/>
        </w:rPr>
        <w:t>IActionResult</w:t>
      </w:r>
      <w:proofErr w:type="spellEnd"/>
      <w:r w:rsidRPr="003B416F">
        <w:rPr>
          <w:color w:val="000000"/>
          <w:lang w:eastAsia="hu-HU"/>
        </w:rPr>
        <w:t xml:space="preserve">&gt; </w:t>
      </w:r>
      <w:proofErr w:type="gramStart"/>
      <w:r w:rsidRPr="003B416F">
        <w:rPr>
          <w:color w:val="000000"/>
          <w:lang w:eastAsia="hu-HU"/>
        </w:rPr>
        <w:t>Update(</w:t>
      </w:r>
      <w:proofErr w:type="spellStart"/>
      <w:proofErr w:type="gramEnd"/>
      <w:r w:rsidRPr="003B416F">
        <w:rPr>
          <w:color w:val="000000"/>
          <w:lang w:eastAsia="hu-HU"/>
        </w:rPr>
        <w:t>string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 xml:space="preserve">, </w:t>
      </w:r>
      <w:proofErr w:type="spellStart"/>
      <w:r w:rsidRPr="003B416F">
        <w:rPr>
          <w:color w:val="000000"/>
          <w:lang w:eastAsia="hu-HU"/>
        </w:rPr>
        <w:t>Estate</w:t>
      </w:r>
      <w:proofErr w:type="spellEnd"/>
      <w:r w:rsidRPr="003B416F">
        <w:rPr>
          <w:color w:val="000000"/>
          <w:lang w:eastAsia="hu-HU"/>
        </w:rPr>
        <w:t xml:space="preserve"> </w:t>
      </w:r>
    </w:p>
    <w:p w14:paraId="36AAFDF9" w14:textId="2ADC7B4D" w:rsidR="00F344AA" w:rsidRPr="003B416F" w:rsidRDefault="003A491D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F344AA" w:rsidRPr="003B416F">
        <w:rPr>
          <w:color w:val="000000"/>
          <w:lang w:eastAsia="hu-HU"/>
        </w:rPr>
        <w:t>ingatlanIn</w:t>
      </w:r>
      <w:proofErr w:type="spellEnd"/>
      <w:r w:rsidR="00F344AA" w:rsidRPr="003B416F">
        <w:rPr>
          <w:color w:val="000000"/>
          <w:lang w:eastAsia="hu-HU"/>
        </w:rPr>
        <w:t>) {</w:t>
      </w:r>
    </w:p>
    <w:p w14:paraId="58DE1C10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var ingatlan = </w:t>
      </w:r>
      <w:proofErr w:type="spellStart"/>
      <w:r w:rsidRPr="003B416F">
        <w:rPr>
          <w:color w:val="000000"/>
          <w:lang w:eastAsia="hu-HU"/>
        </w:rPr>
        <w:t>await</w:t>
      </w:r>
      <w:proofErr w:type="spellEnd"/>
      <w:r w:rsidRPr="003B416F">
        <w:rPr>
          <w:color w:val="000000"/>
          <w:lang w:eastAsia="hu-HU"/>
        </w:rPr>
        <w:t xml:space="preserve"> _</w:t>
      </w:r>
      <w:proofErr w:type="spellStart"/>
      <w:r w:rsidRPr="003B416F">
        <w:rPr>
          <w:color w:val="000000"/>
          <w:lang w:eastAsia="hu-HU"/>
        </w:rPr>
        <w:t>ingatlanService.Get</w:t>
      </w:r>
      <w:proofErr w:type="spellEnd"/>
      <w:r w:rsidRPr="003B416F">
        <w:rPr>
          <w:color w:val="000000"/>
          <w:lang w:eastAsia="hu-HU"/>
        </w:rPr>
        <w:t>(</w:t>
      </w:r>
      <w:proofErr w:type="spell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>);</w:t>
      </w:r>
    </w:p>
    <w:p w14:paraId="5BE76D26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585334C1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if</w:t>
      </w:r>
      <w:proofErr w:type="spellEnd"/>
      <w:r w:rsidRPr="003B416F">
        <w:rPr>
          <w:color w:val="000000"/>
          <w:lang w:eastAsia="hu-HU"/>
        </w:rPr>
        <w:t xml:space="preserve"> (</w:t>
      </w:r>
      <w:proofErr w:type="spellStart"/>
      <w:proofErr w:type="gram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 xml:space="preserve"> !</w:t>
      </w:r>
      <w:proofErr w:type="gramEnd"/>
      <w:r w:rsidRPr="003B416F">
        <w:rPr>
          <w:color w:val="000000"/>
          <w:lang w:eastAsia="hu-HU"/>
        </w:rPr>
        <w:t xml:space="preserve">= </w:t>
      </w:r>
      <w:proofErr w:type="spellStart"/>
      <w:r w:rsidRPr="003B416F">
        <w:rPr>
          <w:color w:val="000000"/>
          <w:lang w:eastAsia="hu-HU"/>
        </w:rPr>
        <w:t>ingatlanIn.Id</w:t>
      </w:r>
      <w:proofErr w:type="spellEnd"/>
      <w:r w:rsidRPr="003B416F">
        <w:rPr>
          <w:color w:val="000000"/>
          <w:lang w:eastAsia="hu-HU"/>
        </w:rPr>
        <w:t>)</w:t>
      </w:r>
    </w:p>
    <w:p w14:paraId="0B1BA3D0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proofErr w:type="gramStart"/>
      <w:r w:rsidRPr="003B416F">
        <w:rPr>
          <w:color w:val="000000"/>
          <w:lang w:eastAsia="hu-HU"/>
        </w:rPr>
        <w:t>BadRequest</w:t>
      </w:r>
      <w:proofErr w:type="spellEnd"/>
      <w:r w:rsidRPr="003B416F">
        <w:rPr>
          <w:color w:val="000000"/>
          <w:lang w:eastAsia="hu-HU"/>
        </w:rPr>
        <w:t>(</w:t>
      </w:r>
      <w:proofErr w:type="gramEnd"/>
      <w:r w:rsidRPr="003B416F">
        <w:rPr>
          <w:color w:val="000000"/>
          <w:lang w:eastAsia="hu-HU"/>
        </w:rPr>
        <w:t>);</w:t>
      </w:r>
    </w:p>
    <w:p w14:paraId="3E6811EB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3984366B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if</w:t>
      </w:r>
      <w:proofErr w:type="spellEnd"/>
      <w:r w:rsidRPr="003B416F">
        <w:rPr>
          <w:color w:val="000000"/>
          <w:lang w:eastAsia="hu-HU"/>
        </w:rPr>
        <w:t xml:space="preserve"> (ingatlan == null) {</w:t>
      </w:r>
    </w:p>
    <w:p w14:paraId="20287CBE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proofErr w:type="gramStart"/>
      <w:r w:rsidRPr="003B416F">
        <w:rPr>
          <w:color w:val="000000"/>
          <w:lang w:eastAsia="hu-HU"/>
        </w:rPr>
        <w:t>NotFound</w:t>
      </w:r>
      <w:proofErr w:type="spellEnd"/>
      <w:r w:rsidRPr="003B416F">
        <w:rPr>
          <w:color w:val="000000"/>
          <w:lang w:eastAsia="hu-HU"/>
        </w:rPr>
        <w:t>(</w:t>
      </w:r>
      <w:proofErr w:type="gramEnd"/>
      <w:r w:rsidRPr="003B416F">
        <w:rPr>
          <w:color w:val="000000"/>
          <w:lang w:eastAsia="hu-HU"/>
        </w:rPr>
        <w:t>);</w:t>
      </w:r>
    </w:p>
    <w:p w14:paraId="4C463EA5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}</w:t>
      </w:r>
    </w:p>
    <w:p w14:paraId="3DDE0D91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if</w:t>
      </w:r>
      <w:proofErr w:type="spellEnd"/>
      <w:r w:rsidRPr="003B416F">
        <w:rPr>
          <w:color w:val="000000"/>
          <w:lang w:eastAsia="hu-HU"/>
        </w:rPr>
        <w:t xml:space="preserve"> (</w:t>
      </w:r>
      <w:proofErr w:type="spellStart"/>
      <w:proofErr w:type="gramStart"/>
      <w:r w:rsidRPr="003B416F">
        <w:rPr>
          <w:color w:val="000000"/>
          <w:lang w:eastAsia="hu-HU"/>
        </w:rPr>
        <w:t>ingatlan.OwnerUsername</w:t>
      </w:r>
      <w:proofErr w:type="spellEnd"/>
      <w:proofErr w:type="gramEnd"/>
      <w:r w:rsidRPr="003B416F">
        <w:rPr>
          <w:color w:val="000000"/>
          <w:lang w:eastAsia="hu-HU"/>
        </w:rPr>
        <w:t xml:space="preserve"> != </w:t>
      </w:r>
      <w:proofErr w:type="spellStart"/>
      <w:r w:rsidRPr="003B416F">
        <w:rPr>
          <w:color w:val="000000"/>
          <w:lang w:eastAsia="hu-HU"/>
        </w:rPr>
        <w:t>User.Identity.Name</w:t>
      </w:r>
      <w:proofErr w:type="spellEnd"/>
      <w:r w:rsidRPr="003B416F">
        <w:rPr>
          <w:color w:val="000000"/>
          <w:lang w:eastAsia="hu-HU"/>
        </w:rPr>
        <w:t>) {</w:t>
      </w:r>
    </w:p>
    <w:p w14:paraId="0ABB5469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proofErr w:type="gramStart"/>
      <w:r w:rsidRPr="003B416F">
        <w:rPr>
          <w:color w:val="000000"/>
          <w:lang w:eastAsia="hu-HU"/>
        </w:rPr>
        <w:t>Unauthorized</w:t>
      </w:r>
      <w:proofErr w:type="spellEnd"/>
      <w:r w:rsidRPr="003B416F">
        <w:rPr>
          <w:color w:val="000000"/>
          <w:lang w:eastAsia="hu-HU"/>
        </w:rPr>
        <w:t>(</w:t>
      </w:r>
      <w:proofErr w:type="gramEnd"/>
      <w:r w:rsidRPr="003B416F">
        <w:rPr>
          <w:color w:val="000000"/>
          <w:lang w:eastAsia="hu-HU"/>
        </w:rPr>
        <w:t>);</w:t>
      </w:r>
    </w:p>
    <w:p w14:paraId="4FA206BA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}</w:t>
      </w:r>
    </w:p>
    <w:p w14:paraId="15E8EB75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239DB1D6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r>
        <w:rPr>
          <w:color w:val="000000"/>
          <w:lang w:eastAsia="hu-HU"/>
        </w:rPr>
        <w:t>//…</w:t>
      </w:r>
    </w:p>
    <w:p w14:paraId="73BC1969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1227B39A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_</w:t>
      </w:r>
      <w:proofErr w:type="spellStart"/>
      <w:r w:rsidRPr="003B416F">
        <w:rPr>
          <w:color w:val="000000"/>
          <w:lang w:eastAsia="hu-HU"/>
        </w:rPr>
        <w:t>ingatlanService.Update</w:t>
      </w:r>
      <w:proofErr w:type="spellEnd"/>
      <w:r w:rsidRPr="003B416F">
        <w:rPr>
          <w:color w:val="000000"/>
          <w:lang w:eastAsia="hu-HU"/>
        </w:rPr>
        <w:t>(</w:t>
      </w:r>
      <w:proofErr w:type="spell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 xml:space="preserve">, </w:t>
      </w:r>
      <w:proofErr w:type="spellStart"/>
      <w:r w:rsidRPr="003B416F">
        <w:rPr>
          <w:color w:val="000000"/>
          <w:lang w:eastAsia="hu-HU"/>
        </w:rPr>
        <w:t>ingatlanIn</w:t>
      </w:r>
      <w:proofErr w:type="spellEnd"/>
      <w:r w:rsidRPr="003B416F">
        <w:rPr>
          <w:color w:val="000000"/>
          <w:lang w:eastAsia="hu-HU"/>
        </w:rPr>
        <w:t>);</w:t>
      </w:r>
    </w:p>
    <w:p w14:paraId="1821E880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67E129E6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proofErr w:type="gramStart"/>
      <w:r w:rsidRPr="003B416F">
        <w:rPr>
          <w:color w:val="000000"/>
          <w:lang w:eastAsia="hu-HU"/>
        </w:rPr>
        <w:t>NoContent</w:t>
      </w:r>
      <w:proofErr w:type="spellEnd"/>
      <w:r w:rsidRPr="003B416F">
        <w:rPr>
          <w:color w:val="000000"/>
          <w:lang w:eastAsia="hu-HU"/>
        </w:rPr>
        <w:t>(</w:t>
      </w:r>
      <w:proofErr w:type="gramEnd"/>
      <w:r w:rsidRPr="003B416F">
        <w:rPr>
          <w:color w:val="000000"/>
          <w:lang w:eastAsia="hu-HU"/>
        </w:rPr>
        <w:t>);</w:t>
      </w:r>
    </w:p>
    <w:p w14:paraId="6E1E8A4B" w14:textId="1CC23307" w:rsidR="00F344AA" w:rsidRPr="00624B0D" w:rsidRDefault="00F344AA" w:rsidP="00624B0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}</w:t>
      </w:r>
    </w:p>
    <w:p w14:paraId="65C7FDFE" w14:textId="01DD40F0" w:rsidR="00D403A4" w:rsidRDefault="00D403A4" w:rsidP="00722D7B">
      <w:pPr>
        <w:pStyle w:val="Cmsor3"/>
      </w:pPr>
      <w:bookmarkStart w:id="554" w:name="_Toc57927296"/>
      <w:proofErr w:type="spellStart"/>
      <w:r>
        <w:t>Autentikáció</w:t>
      </w:r>
      <w:bookmarkEnd w:id="554"/>
      <w:proofErr w:type="spellEnd"/>
    </w:p>
    <w:p w14:paraId="134930F9" w14:textId="18A3EC01" w:rsidR="00D403A4" w:rsidRDefault="00A078F4" w:rsidP="00D403A4">
      <w:r>
        <w:t xml:space="preserve">Korábban említettem, hogy az </w:t>
      </w:r>
      <w:proofErr w:type="spellStart"/>
      <w:r>
        <w:t>autentikáci</w:t>
      </w:r>
      <w:r w:rsidR="009051A3">
        <w:t>óhoz</w:t>
      </w:r>
      <w:proofErr w:type="spellEnd"/>
      <w:r w:rsidR="006D7DFE">
        <w:t xml:space="preserve"> </w:t>
      </w:r>
      <w:r w:rsidR="009051A3">
        <w:t xml:space="preserve">az </w:t>
      </w:r>
      <w:r w:rsidR="009051A3" w:rsidRPr="00F26E49">
        <w:rPr>
          <w:i/>
          <w:iCs/>
        </w:rPr>
        <w:t xml:space="preserve">ASP .NET </w:t>
      </w:r>
      <w:proofErr w:type="spellStart"/>
      <w:r w:rsidR="009051A3" w:rsidRPr="00F26E49">
        <w:rPr>
          <w:i/>
          <w:iCs/>
        </w:rPr>
        <w:t>Core</w:t>
      </w:r>
      <w:proofErr w:type="spellEnd"/>
      <w:r w:rsidR="009051A3">
        <w:rPr>
          <w:i/>
          <w:iCs/>
        </w:rPr>
        <w:t xml:space="preserve"> </w:t>
      </w:r>
      <w:proofErr w:type="spellStart"/>
      <w:r w:rsidR="009051A3">
        <w:rPr>
          <w:i/>
          <w:iCs/>
        </w:rPr>
        <w:t>Identity</w:t>
      </w:r>
      <w:proofErr w:type="spellEnd"/>
      <w:r w:rsidR="009051A3">
        <w:rPr>
          <w:i/>
          <w:iCs/>
        </w:rPr>
        <w:t xml:space="preserve"> </w:t>
      </w:r>
      <w:r w:rsidR="009051A3">
        <w:t>könyvtár</w:t>
      </w:r>
      <w:r w:rsidR="00E6295F">
        <w:t>at,</w:t>
      </w:r>
      <w:r w:rsidR="009051A3">
        <w:t xml:space="preserve"> és </w:t>
      </w:r>
      <w:r w:rsidR="00E6295F">
        <w:t xml:space="preserve">hozzá a </w:t>
      </w:r>
      <w:proofErr w:type="spellStart"/>
      <w:r w:rsidR="00E6295F" w:rsidRPr="00E6295F">
        <w:rPr>
          <w:i/>
          <w:iCs/>
        </w:rPr>
        <w:t>Mongo</w:t>
      </w:r>
      <w:proofErr w:type="spellEnd"/>
      <w:r w:rsidR="00E6295F" w:rsidRPr="00E6295F">
        <w:rPr>
          <w:i/>
          <w:iCs/>
        </w:rPr>
        <w:t xml:space="preserve"> Db </w:t>
      </w:r>
      <w:proofErr w:type="spellStart"/>
      <w:r w:rsidR="00E6295F" w:rsidRPr="00E6295F">
        <w:rPr>
          <w:i/>
          <w:iCs/>
        </w:rPr>
        <w:t>Core</w:t>
      </w:r>
      <w:proofErr w:type="spellEnd"/>
      <w:r w:rsidR="00E6295F">
        <w:rPr>
          <w:i/>
          <w:iCs/>
        </w:rPr>
        <w:t xml:space="preserve"> </w:t>
      </w:r>
      <w:r w:rsidR="00E6295F">
        <w:t>adaptert használtam</w:t>
      </w:r>
      <w:r w:rsidR="001B433B">
        <w:t xml:space="preserve">. Az adapter lehetővé teszi, hogy </w:t>
      </w:r>
      <w:r w:rsidR="001B433B" w:rsidRPr="001B433B">
        <w:rPr>
          <w:i/>
          <w:iCs/>
        </w:rPr>
        <w:t>MSSQL</w:t>
      </w:r>
      <w:r w:rsidR="001B433B" w:rsidRPr="001B433B">
        <w:t xml:space="preserve"> S</w:t>
      </w:r>
      <w:r w:rsidR="001B433B">
        <w:t>z</w:t>
      </w:r>
      <w:r w:rsidR="001B433B" w:rsidRPr="001B433B">
        <w:t>erver</w:t>
      </w:r>
      <w:r w:rsidR="001B433B">
        <w:t>, helyett</w:t>
      </w:r>
      <w:r w:rsidR="00E6295F">
        <w:t>.</w:t>
      </w:r>
      <w:r w:rsidR="006D7DFE">
        <w:t xml:space="preserve"> </w:t>
      </w:r>
      <w:r w:rsidR="00371BD6">
        <w:t xml:space="preserve">Az </w:t>
      </w:r>
      <w:proofErr w:type="spellStart"/>
      <w:r w:rsidR="00371BD6" w:rsidRPr="00371BD6">
        <w:rPr>
          <w:i/>
          <w:iCs/>
        </w:rPr>
        <w:t>Identity</w:t>
      </w:r>
      <w:proofErr w:type="spellEnd"/>
      <w:r w:rsidR="003D3D5A">
        <w:t xml:space="preserve"> </w:t>
      </w:r>
      <w:r w:rsidR="00371BD6">
        <w:t xml:space="preserve">könyvtár </w:t>
      </w:r>
      <w:r w:rsidR="00ED5503">
        <w:t>egy</w:t>
      </w:r>
      <w:r w:rsidR="0028781A">
        <w:t xml:space="preserve"> </w:t>
      </w:r>
      <w:proofErr w:type="gramStart"/>
      <w:r w:rsidR="003D3D5A">
        <w:t>süti</w:t>
      </w:r>
      <w:proofErr w:type="gramEnd"/>
      <w:r w:rsidR="00ED5503">
        <w:t xml:space="preserve"> </w:t>
      </w:r>
      <w:r w:rsidR="003D3D5A">
        <w:t>(</w:t>
      </w:r>
      <w:proofErr w:type="spellStart"/>
      <w:r w:rsidR="00B52B06">
        <w:rPr>
          <w:i/>
          <w:iCs/>
        </w:rPr>
        <w:t>c</w:t>
      </w:r>
      <w:r w:rsidR="00ED5503" w:rsidRPr="003D3D5A">
        <w:rPr>
          <w:i/>
          <w:iCs/>
        </w:rPr>
        <w:t>ookie</w:t>
      </w:r>
      <w:proofErr w:type="spellEnd"/>
      <w:r w:rsidR="003D3D5A" w:rsidRPr="00AA6EA8">
        <w:t>)</w:t>
      </w:r>
      <w:r w:rsidR="00ED5503" w:rsidRPr="00AA6EA8">
        <w:t xml:space="preserve"> </w:t>
      </w:r>
      <w:r w:rsidR="00ED5503">
        <w:t>alapú azonosítást</w:t>
      </w:r>
      <w:r w:rsidR="0005076D">
        <w:t xml:space="preserve"> tesz lehetővé.</w:t>
      </w:r>
      <w:r w:rsidR="00EB3BA2">
        <w:t xml:space="preserve"> </w:t>
      </w:r>
      <w:r w:rsidR="00A43C2C">
        <w:t xml:space="preserve">Ez a </w:t>
      </w:r>
      <w:proofErr w:type="gramStart"/>
      <w:r w:rsidR="00A43C2C">
        <w:t>süti</w:t>
      </w:r>
      <w:proofErr w:type="gramEnd"/>
      <w:r w:rsidR="00A43C2C">
        <w:t xml:space="preserve"> „</w:t>
      </w:r>
      <w:proofErr w:type="spellStart"/>
      <w:r w:rsidR="00A43C2C" w:rsidRPr="00A43C2C">
        <w:rPr>
          <w:i/>
          <w:iCs/>
        </w:rPr>
        <w:t>HttpOnly</w:t>
      </w:r>
      <w:proofErr w:type="spellEnd"/>
      <w:r w:rsidR="00A43C2C">
        <w:t>” beállítással rendelkezik, melynek köszönhetően</w:t>
      </w:r>
      <w:r w:rsidR="00EB1F81">
        <w:t xml:space="preserve"> a böngésző nem engedi JavaScript kódnak a hozzáférését a sütihez.</w:t>
      </w:r>
      <w:r w:rsidR="00747A41">
        <w:t xml:space="preserve"> </w:t>
      </w:r>
      <w:r w:rsidR="00A678C4">
        <w:t xml:space="preserve">Egy külön </w:t>
      </w:r>
      <w:r w:rsidR="00A678C4" w:rsidRPr="00A678C4">
        <w:rPr>
          <w:i/>
          <w:iCs/>
        </w:rPr>
        <w:t>API</w:t>
      </w:r>
      <w:r w:rsidR="00A678C4">
        <w:rPr>
          <w:i/>
          <w:iCs/>
        </w:rPr>
        <w:t xml:space="preserve"> </w:t>
      </w:r>
      <w:r w:rsidR="00A678C4">
        <w:t xml:space="preserve">végpontot hoztam létre annak érdekében, hogy a </w:t>
      </w:r>
      <w:r w:rsidR="00A678C4" w:rsidRPr="00A678C4">
        <w:rPr>
          <w:i/>
          <w:iCs/>
        </w:rPr>
        <w:t>Frontend</w:t>
      </w:r>
      <w:r w:rsidR="00A678C4">
        <w:rPr>
          <w:i/>
          <w:iCs/>
        </w:rPr>
        <w:t xml:space="preserve"> </w:t>
      </w:r>
      <w:r w:rsidR="00A678C4">
        <w:t>értesülni tudjon a bejelentkezés meglétéről, illetve a bejelentkezett felhasználó nevéről.</w:t>
      </w:r>
      <w:r w:rsidR="003F5ADC">
        <w:t xml:space="preserve"> Ezen végpont megvalósítása, az alábbi kódrészletben található.</w:t>
      </w:r>
    </w:p>
    <w:p w14:paraId="08B18453" w14:textId="10E4B79F" w:rsidR="00481DCF" w:rsidRPr="00481DCF" w:rsidRDefault="002507C4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507C4">
        <w:rPr>
          <w:color w:val="000000"/>
          <w:lang w:eastAsia="hu-HU"/>
        </w:rPr>
        <w:t xml:space="preserve">        </w:t>
      </w:r>
      <w:r w:rsidR="00481DCF" w:rsidRPr="00481DCF">
        <w:rPr>
          <w:color w:val="000000"/>
          <w:lang w:eastAsia="hu-HU"/>
        </w:rPr>
        <w:t>[</w:t>
      </w:r>
      <w:proofErr w:type="spellStart"/>
      <w:r w:rsidR="00481DCF" w:rsidRPr="00481DCF">
        <w:rPr>
          <w:color w:val="000000"/>
          <w:lang w:eastAsia="hu-HU"/>
        </w:rPr>
        <w:t>Route</w:t>
      </w:r>
      <w:proofErr w:type="spellEnd"/>
      <w:r w:rsidR="00481DCF" w:rsidRPr="00481DCF">
        <w:rPr>
          <w:color w:val="000000"/>
          <w:lang w:eastAsia="hu-HU"/>
        </w:rPr>
        <w:t>("/[</w:t>
      </w:r>
      <w:proofErr w:type="spellStart"/>
      <w:r w:rsidR="00481DCF" w:rsidRPr="00481DCF">
        <w:rPr>
          <w:color w:val="000000"/>
          <w:lang w:eastAsia="hu-HU"/>
        </w:rPr>
        <w:t>controller</w:t>
      </w:r>
      <w:proofErr w:type="spellEnd"/>
      <w:r w:rsidR="00481DCF" w:rsidRPr="00481DCF">
        <w:rPr>
          <w:color w:val="000000"/>
          <w:lang w:eastAsia="hu-HU"/>
        </w:rPr>
        <w:t>]/</w:t>
      </w:r>
      <w:proofErr w:type="spellStart"/>
      <w:r w:rsidR="00481DCF" w:rsidRPr="00481DCF">
        <w:rPr>
          <w:color w:val="000000"/>
          <w:lang w:eastAsia="hu-HU"/>
        </w:rPr>
        <w:t>isloggedin</w:t>
      </w:r>
      <w:proofErr w:type="spellEnd"/>
      <w:r w:rsidR="00481DCF" w:rsidRPr="00481DCF">
        <w:rPr>
          <w:color w:val="000000"/>
          <w:lang w:eastAsia="hu-HU"/>
        </w:rPr>
        <w:t>")]</w:t>
      </w:r>
    </w:p>
    <w:p w14:paraId="1D2E2C29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[</w:t>
      </w:r>
      <w:proofErr w:type="spellStart"/>
      <w:r w:rsidRPr="00481DCF">
        <w:rPr>
          <w:color w:val="000000"/>
          <w:lang w:eastAsia="hu-HU"/>
        </w:rPr>
        <w:t>HttpGet</w:t>
      </w:r>
      <w:proofErr w:type="spellEnd"/>
      <w:r w:rsidRPr="00481DCF">
        <w:rPr>
          <w:color w:val="000000"/>
          <w:lang w:eastAsia="hu-HU"/>
        </w:rPr>
        <w:t>]</w:t>
      </w:r>
    </w:p>
    <w:p w14:paraId="0F60E9BA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</w:t>
      </w:r>
      <w:proofErr w:type="spellStart"/>
      <w:r w:rsidRPr="00481DCF">
        <w:rPr>
          <w:color w:val="000000"/>
          <w:lang w:eastAsia="hu-HU"/>
        </w:rPr>
        <w:t>public</w:t>
      </w:r>
      <w:proofErr w:type="spellEnd"/>
      <w:r w:rsidRPr="00481DCF">
        <w:rPr>
          <w:color w:val="000000"/>
          <w:lang w:eastAsia="hu-HU"/>
        </w:rPr>
        <w:t xml:space="preserve"> </w:t>
      </w:r>
      <w:proofErr w:type="spellStart"/>
      <w:r w:rsidRPr="00481DCF">
        <w:rPr>
          <w:color w:val="000000"/>
          <w:lang w:eastAsia="hu-HU"/>
        </w:rPr>
        <w:t>ActionResult</w:t>
      </w:r>
      <w:proofErr w:type="spellEnd"/>
      <w:r w:rsidRPr="00481DCF">
        <w:rPr>
          <w:color w:val="000000"/>
          <w:lang w:eastAsia="hu-HU"/>
        </w:rPr>
        <w:t>&lt;</w:t>
      </w:r>
      <w:proofErr w:type="spellStart"/>
      <w:r w:rsidRPr="00481DCF">
        <w:rPr>
          <w:color w:val="000000"/>
          <w:lang w:eastAsia="hu-HU"/>
        </w:rPr>
        <w:t>LoggedStatusDTO</w:t>
      </w:r>
      <w:proofErr w:type="spellEnd"/>
      <w:r w:rsidRPr="00481DCF">
        <w:rPr>
          <w:color w:val="000000"/>
          <w:lang w:eastAsia="hu-HU"/>
        </w:rPr>
        <w:t xml:space="preserve">&gt; </w:t>
      </w:r>
      <w:proofErr w:type="spellStart"/>
      <w:proofErr w:type="gramStart"/>
      <w:r w:rsidRPr="00481DCF">
        <w:rPr>
          <w:color w:val="000000"/>
          <w:lang w:eastAsia="hu-HU"/>
        </w:rPr>
        <w:t>GetLoggedIn</w:t>
      </w:r>
      <w:proofErr w:type="spellEnd"/>
      <w:r w:rsidRPr="00481DCF">
        <w:rPr>
          <w:color w:val="000000"/>
          <w:lang w:eastAsia="hu-HU"/>
        </w:rPr>
        <w:t>(</w:t>
      </w:r>
      <w:proofErr w:type="gramEnd"/>
      <w:r w:rsidRPr="00481DCF">
        <w:rPr>
          <w:color w:val="000000"/>
          <w:lang w:eastAsia="hu-HU"/>
        </w:rPr>
        <w:t>) {</w:t>
      </w:r>
    </w:p>
    <w:p w14:paraId="13F34D54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r w:rsidRPr="00481DCF">
        <w:rPr>
          <w:color w:val="000000"/>
          <w:lang w:eastAsia="hu-HU"/>
        </w:rPr>
        <w:t>LoggedStatusDTO</w:t>
      </w:r>
      <w:proofErr w:type="spellEnd"/>
      <w:r w:rsidRPr="00481DCF">
        <w:rPr>
          <w:color w:val="000000"/>
          <w:lang w:eastAsia="hu-HU"/>
        </w:rPr>
        <w:t xml:space="preserve"> status = </w:t>
      </w:r>
      <w:proofErr w:type="spellStart"/>
      <w:r w:rsidRPr="00481DCF">
        <w:rPr>
          <w:color w:val="000000"/>
          <w:lang w:eastAsia="hu-HU"/>
        </w:rPr>
        <w:t>new</w:t>
      </w:r>
      <w:proofErr w:type="spellEnd"/>
      <w:r w:rsidRPr="00481DCF">
        <w:rPr>
          <w:color w:val="000000"/>
          <w:lang w:eastAsia="hu-HU"/>
        </w:rPr>
        <w:t xml:space="preserve"> </w:t>
      </w:r>
      <w:proofErr w:type="spellStart"/>
      <w:proofErr w:type="gramStart"/>
      <w:r w:rsidRPr="00481DCF">
        <w:rPr>
          <w:color w:val="000000"/>
          <w:lang w:eastAsia="hu-HU"/>
        </w:rPr>
        <w:t>LoggedStatusDTO</w:t>
      </w:r>
      <w:proofErr w:type="spellEnd"/>
      <w:r w:rsidRPr="00481DCF">
        <w:rPr>
          <w:color w:val="000000"/>
          <w:lang w:eastAsia="hu-HU"/>
        </w:rPr>
        <w:t>(</w:t>
      </w:r>
      <w:proofErr w:type="gramEnd"/>
      <w:r w:rsidRPr="00481DCF">
        <w:rPr>
          <w:color w:val="000000"/>
          <w:lang w:eastAsia="hu-HU"/>
        </w:rPr>
        <w:t>);</w:t>
      </w:r>
    </w:p>
    <w:p w14:paraId="77EA514D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proofErr w:type="gramStart"/>
      <w:r w:rsidRPr="00481DCF">
        <w:rPr>
          <w:color w:val="000000"/>
          <w:lang w:eastAsia="hu-HU"/>
        </w:rPr>
        <w:t>status.IsLoggedIn</w:t>
      </w:r>
      <w:proofErr w:type="spellEnd"/>
      <w:proofErr w:type="gramEnd"/>
      <w:r w:rsidRPr="00481DCF">
        <w:rPr>
          <w:color w:val="000000"/>
          <w:lang w:eastAsia="hu-HU"/>
        </w:rPr>
        <w:t xml:space="preserve"> = </w:t>
      </w:r>
      <w:proofErr w:type="spellStart"/>
      <w:r w:rsidRPr="00481DCF">
        <w:rPr>
          <w:color w:val="000000"/>
          <w:lang w:eastAsia="hu-HU"/>
        </w:rPr>
        <w:t>User.Identity.IsAuthenticated</w:t>
      </w:r>
      <w:proofErr w:type="spellEnd"/>
      <w:r w:rsidRPr="00481DCF">
        <w:rPr>
          <w:color w:val="000000"/>
          <w:lang w:eastAsia="hu-HU"/>
        </w:rPr>
        <w:t>;</w:t>
      </w:r>
    </w:p>
    <w:p w14:paraId="733DE33E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r w:rsidRPr="00481DCF">
        <w:rPr>
          <w:color w:val="000000"/>
          <w:lang w:eastAsia="hu-HU"/>
        </w:rPr>
        <w:t>if</w:t>
      </w:r>
      <w:proofErr w:type="spellEnd"/>
      <w:r w:rsidRPr="00481DCF">
        <w:rPr>
          <w:color w:val="000000"/>
          <w:lang w:eastAsia="hu-HU"/>
        </w:rPr>
        <w:t xml:space="preserve"> (</w:t>
      </w:r>
      <w:proofErr w:type="spellStart"/>
      <w:proofErr w:type="gramStart"/>
      <w:r w:rsidRPr="00481DCF">
        <w:rPr>
          <w:color w:val="000000"/>
          <w:lang w:eastAsia="hu-HU"/>
        </w:rPr>
        <w:t>status.IsLoggedIn</w:t>
      </w:r>
      <w:proofErr w:type="spellEnd"/>
      <w:proofErr w:type="gramEnd"/>
      <w:r w:rsidRPr="00481DCF">
        <w:rPr>
          <w:color w:val="000000"/>
          <w:lang w:eastAsia="hu-HU"/>
        </w:rPr>
        <w:t>)</w:t>
      </w:r>
    </w:p>
    <w:p w14:paraId="2843AD7F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    </w:t>
      </w:r>
      <w:proofErr w:type="spellStart"/>
      <w:proofErr w:type="gramStart"/>
      <w:r w:rsidRPr="00481DCF">
        <w:rPr>
          <w:color w:val="000000"/>
          <w:lang w:eastAsia="hu-HU"/>
        </w:rPr>
        <w:t>status.UserName</w:t>
      </w:r>
      <w:proofErr w:type="spellEnd"/>
      <w:proofErr w:type="gramEnd"/>
      <w:r w:rsidRPr="00481DCF">
        <w:rPr>
          <w:color w:val="000000"/>
          <w:lang w:eastAsia="hu-HU"/>
        </w:rPr>
        <w:t xml:space="preserve"> = </w:t>
      </w:r>
      <w:proofErr w:type="spellStart"/>
      <w:r w:rsidRPr="00481DCF">
        <w:rPr>
          <w:color w:val="000000"/>
          <w:lang w:eastAsia="hu-HU"/>
        </w:rPr>
        <w:t>User.Identity.Name</w:t>
      </w:r>
      <w:proofErr w:type="spellEnd"/>
      <w:r w:rsidRPr="00481DCF">
        <w:rPr>
          <w:color w:val="000000"/>
          <w:lang w:eastAsia="hu-HU"/>
        </w:rPr>
        <w:t>;</w:t>
      </w:r>
    </w:p>
    <w:p w14:paraId="5F867649" w14:textId="31651858" w:rsidR="002507C4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r w:rsidRPr="00481DCF">
        <w:rPr>
          <w:color w:val="000000"/>
          <w:lang w:eastAsia="hu-HU"/>
        </w:rPr>
        <w:t>return</w:t>
      </w:r>
      <w:proofErr w:type="spellEnd"/>
      <w:r w:rsidRPr="00481DCF">
        <w:rPr>
          <w:color w:val="000000"/>
          <w:lang w:eastAsia="hu-HU"/>
        </w:rPr>
        <w:t xml:space="preserve"> Ok(status);</w:t>
      </w:r>
    </w:p>
    <w:p w14:paraId="0E63A9AF" w14:textId="3E1C189B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  <w:t xml:space="preserve">  }</w:t>
      </w:r>
    </w:p>
    <w:p w14:paraId="53BB251A" w14:textId="22752450" w:rsidR="002507C4" w:rsidRDefault="007719EC" w:rsidP="002507C4">
      <w:r>
        <w:t xml:space="preserve">Természetesen lett volna lehetőség </w:t>
      </w:r>
      <w:r w:rsidR="009432C5">
        <w:t xml:space="preserve">a </w:t>
      </w:r>
      <w:proofErr w:type="gramStart"/>
      <w:r w:rsidR="009432C5">
        <w:t>süti</w:t>
      </w:r>
      <w:proofErr w:type="gramEnd"/>
      <w:r w:rsidR="009432C5">
        <w:t xml:space="preserve"> „</w:t>
      </w:r>
      <w:proofErr w:type="spellStart"/>
      <w:r w:rsidR="009432C5" w:rsidRPr="009432C5">
        <w:rPr>
          <w:i/>
          <w:iCs/>
        </w:rPr>
        <w:t>HttpOnly</w:t>
      </w:r>
      <w:proofErr w:type="spellEnd"/>
      <w:r w:rsidR="009432C5">
        <w:t xml:space="preserve">” tulajdonságának kikapcsolására, ez azonban biztonsági kockázatok vetne fel, így jobbnak láttam a fent említett megoldásnál maradni, még ha ez több </w:t>
      </w:r>
      <w:r w:rsidR="009432C5" w:rsidRPr="009432C5">
        <w:rPr>
          <w:i/>
          <w:iCs/>
        </w:rPr>
        <w:t>API</w:t>
      </w:r>
      <w:r w:rsidR="009432C5">
        <w:t xml:space="preserve"> hívással is jár.</w:t>
      </w:r>
    </w:p>
    <w:p w14:paraId="234F82C9" w14:textId="4C5B4200" w:rsidR="00CF60BB" w:rsidRDefault="00CF60BB">
      <w:pPr>
        <w:pStyle w:val="Cmsor2"/>
      </w:pPr>
      <w:bookmarkStart w:id="555" w:name="_Toc57927297"/>
      <w:r>
        <w:lastRenderedPageBreak/>
        <w:t>Kliensoldal</w:t>
      </w:r>
      <w:bookmarkEnd w:id="555"/>
    </w:p>
    <w:p w14:paraId="21020B55" w14:textId="4CFCD602" w:rsidR="008956F7" w:rsidRDefault="00646984" w:rsidP="008956F7">
      <w:r>
        <w:t xml:space="preserve">Ebben a fejezetben részletezem a </w:t>
      </w:r>
      <w:r w:rsidRPr="00646984">
        <w:rPr>
          <w:i/>
          <w:iCs/>
        </w:rPr>
        <w:t>frontend</w:t>
      </w:r>
      <w:r>
        <w:t xml:space="preserve"> komponensek konkrét megvalósítását.</w:t>
      </w:r>
      <w:r w:rsidR="00CE30A1">
        <w:t xml:space="preserve"> A </w:t>
      </w:r>
      <w:proofErr w:type="spellStart"/>
      <w:r w:rsidR="00CE30A1" w:rsidRPr="00DB18E6">
        <w:rPr>
          <w:i/>
          <w:iCs/>
        </w:rPr>
        <w:t>Services</w:t>
      </w:r>
      <w:proofErr w:type="spellEnd"/>
      <w:r w:rsidR="00CE30A1">
        <w:t xml:space="preserve"> könyvtár az </w:t>
      </w:r>
      <w:proofErr w:type="spellStart"/>
      <w:r w:rsidR="00CE30A1">
        <w:t>api</w:t>
      </w:r>
      <w:proofErr w:type="spellEnd"/>
      <w:r w:rsidR="00CE30A1">
        <w:t xml:space="preserve"> hívásokat tartalmazza, </w:t>
      </w:r>
      <w:r w:rsidR="004E4244">
        <w:t>ezzel fogok kezdeni.</w:t>
      </w:r>
    </w:p>
    <w:p w14:paraId="27CD6ED5" w14:textId="0200DB76" w:rsidR="003E7D7F" w:rsidRPr="004D765C" w:rsidRDefault="004D765C" w:rsidP="00722D7B">
      <w:pPr>
        <w:pStyle w:val="Cmsor3"/>
      </w:pPr>
      <w:bookmarkStart w:id="556" w:name="_Toc57927298"/>
      <w:proofErr w:type="spellStart"/>
      <w:r w:rsidRPr="004D765C">
        <w:t>Services</w:t>
      </w:r>
      <w:bookmarkEnd w:id="556"/>
      <w:proofErr w:type="spellEnd"/>
    </w:p>
    <w:p w14:paraId="1628D9B5" w14:textId="55D72BEC" w:rsidR="003E7D7F" w:rsidRDefault="003E7D7F" w:rsidP="003E7D7F">
      <w:r>
        <w:t>A</w:t>
      </w:r>
      <w:r w:rsidR="006357A5">
        <w:t xml:space="preserve">z </w:t>
      </w:r>
      <w:r w:rsidR="00AF25F6">
        <w:t xml:space="preserve">szerver oldalon található </w:t>
      </w:r>
      <w:r>
        <w:t>kontrollerenként külön fájlokra bont</w:t>
      </w:r>
      <w:r w:rsidR="00AF25F6">
        <w:t>ottam a végpont hívások függvényeit</w:t>
      </w:r>
      <w:r>
        <w:t>. Ezen függvények átveszik a híváshoz szükséges adatokat (például keresési paraméterek, üzenet törzse stb.)</w:t>
      </w:r>
      <w:r w:rsidR="000E6A80">
        <w:t>, majd visszaadják a hívás végeredményét (</w:t>
      </w:r>
      <w:r w:rsidR="000E6A80" w:rsidRPr="000E6A80">
        <w:rPr>
          <w:i/>
          <w:iCs/>
        </w:rPr>
        <w:t>JSON</w:t>
      </w:r>
      <w:r w:rsidR="000E6A80">
        <w:t xml:space="preserve"> konverzió nélkül).</w:t>
      </w:r>
      <w:r w:rsidR="00F703B9">
        <w:t xml:space="preserve"> </w:t>
      </w:r>
      <w:r w:rsidR="003843FC">
        <w:t xml:space="preserve">Egy ilyen függvény </w:t>
      </w:r>
      <w:proofErr w:type="spellStart"/>
      <w:r w:rsidR="003843FC">
        <w:t>péládul</w:t>
      </w:r>
      <w:proofErr w:type="spellEnd"/>
      <w:r w:rsidR="003843FC">
        <w:t xml:space="preserve"> az ingatlanok lekérése, amely átveszi a keresési paraméter objektumot (</w:t>
      </w:r>
      <w:proofErr w:type="spellStart"/>
      <w:r w:rsidR="003843FC" w:rsidRPr="003843FC">
        <w:rPr>
          <w:i/>
          <w:iCs/>
        </w:rPr>
        <w:t>queryobject</w:t>
      </w:r>
      <w:proofErr w:type="spellEnd"/>
      <w:r w:rsidR="003843FC">
        <w:t xml:space="preserve">) </w:t>
      </w:r>
      <w:r w:rsidR="000A5425">
        <w:t xml:space="preserve">meghívja vele az </w:t>
      </w:r>
      <w:r w:rsidR="000A5425" w:rsidRPr="000A5425">
        <w:rPr>
          <w:i/>
          <w:iCs/>
        </w:rPr>
        <w:t>API</w:t>
      </w:r>
      <w:r w:rsidR="000A5425">
        <w:t xml:space="preserve"> végpontot, majd visszatér a hívás eredményével</w:t>
      </w:r>
      <w:r w:rsidR="00AD64BC">
        <w:t xml:space="preserve"> (</w:t>
      </w:r>
      <w:r w:rsidR="009E5925">
        <w:t>a</w:t>
      </w:r>
      <w:r w:rsidR="00AD64BC">
        <w:t xml:space="preserve"> rétegen belüli többi függvény is nagyon hasonló</w:t>
      </w:r>
      <w:r w:rsidR="00E91D13">
        <w:t>, ezért itt csak ezt az egyet mutatom be</w:t>
      </w:r>
      <w:r w:rsidR="00AD64BC">
        <w:t>).</w:t>
      </w:r>
    </w:p>
    <w:p w14:paraId="3F232DB9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export const </w:t>
      </w:r>
      <w:proofErr w:type="spellStart"/>
      <w:r w:rsidRPr="00D94EDC">
        <w:rPr>
          <w:color w:val="000000"/>
          <w:lang w:eastAsia="hu-HU"/>
        </w:rPr>
        <w:t>getEstates</w:t>
      </w:r>
      <w:proofErr w:type="spellEnd"/>
      <w:r w:rsidRPr="00D94EDC">
        <w:rPr>
          <w:color w:val="000000"/>
          <w:lang w:eastAsia="hu-HU"/>
        </w:rPr>
        <w:t xml:space="preserve"> = </w:t>
      </w:r>
      <w:proofErr w:type="spellStart"/>
      <w:r w:rsidRPr="00D94EDC">
        <w:rPr>
          <w:color w:val="000000"/>
          <w:lang w:eastAsia="hu-HU"/>
        </w:rPr>
        <w:t>async</w:t>
      </w:r>
      <w:proofErr w:type="spellEnd"/>
      <w:r w:rsidRPr="00D94EDC">
        <w:rPr>
          <w:color w:val="000000"/>
          <w:lang w:eastAsia="hu-HU"/>
        </w:rPr>
        <w:t xml:space="preserve"> (</w:t>
      </w:r>
      <w:proofErr w:type="spellStart"/>
      <w:r w:rsidRPr="00D94EDC">
        <w:rPr>
          <w:color w:val="000000"/>
          <w:lang w:eastAsia="hu-HU"/>
        </w:rPr>
        <w:t>queryobject</w:t>
      </w:r>
      <w:proofErr w:type="spellEnd"/>
      <w:r w:rsidRPr="00D94EDC">
        <w:rPr>
          <w:color w:val="000000"/>
          <w:lang w:eastAsia="hu-HU"/>
        </w:rPr>
        <w:t>) =&gt; {</w:t>
      </w:r>
    </w:p>
    <w:p w14:paraId="439DF423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</w:t>
      </w:r>
      <w:proofErr w:type="spellStart"/>
      <w:r w:rsidRPr="00D94EDC">
        <w:rPr>
          <w:color w:val="000000"/>
          <w:lang w:eastAsia="hu-HU"/>
        </w:rPr>
        <w:t>return</w:t>
      </w:r>
      <w:proofErr w:type="spellEnd"/>
      <w:r w:rsidRPr="00D94EDC">
        <w:rPr>
          <w:color w:val="000000"/>
          <w:lang w:eastAsia="hu-HU"/>
        </w:rPr>
        <w:t xml:space="preserve"> </w:t>
      </w:r>
      <w:proofErr w:type="spellStart"/>
      <w:r w:rsidRPr="00D94EDC">
        <w:rPr>
          <w:color w:val="000000"/>
          <w:lang w:eastAsia="hu-HU"/>
        </w:rPr>
        <w:t>await</w:t>
      </w:r>
      <w:proofErr w:type="spellEnd"/>
      <w:r w:rsidRPr="00D94EDC">
        <w:rPr>
          <w:color w:val="000000"/>
          <w:lang w:eastAsia="hu-HU"/>
        </w:rPr>
        <w:t xml:space="preserve"> </w:t>
      </w:r>
      <w:proofErr w:type="spellStart"/>
      <w:r w:rsidRPr="00D94EDC">
        <w:rPr>
          <w:color w:val="000000"/>
          <w:lang w:eastAsia="hu-HU"/>
        </w:rPr>
        <w:t>fetch</w:t>
      </w:r>
      <w:proofErr w:type="spellEnd"/>
      <w:r w:rsidRPr="00D94EDC">
        <w:rPr>
          <w:color w:val="000000"/>
          <w:lang w:eastAsia="hu-HU"/>
        </w:rPr>
        <w:t>(`${</w:t>
      </w:r>
      <w:proofErr w:type="spellStart"/>
      <w:r w:rsidRPr="00D94EDC">
        <w:rPr>
          <w:color w:val="000000"/>
          <w:lang w:eastAsia="hu-HU"/>
        </w:rPr>
        <w:t>ApiCallItem</w:t>
      </w:r>
      <w:proofErr w:type="spellEnd"/>
      <w:r w:rsidRPr="00D94EDC">
        <w:rPr>
          <w:color w:val="000000"/>
          <w:lang w:eastAsia="hu-HU"/>
        </w:rPr>
        <w:t>}</w:t>
      </w:r>
      <w:proofErr w:type="gramStart"/>
      <w:r w:rsidRPr="00D94EDC">
        <w:rPr>
          <w:color w:val="000000"/>
          <w:lang w:eastAsia="hu-HU"/>
        </w:rPr>
        <w:t>/?$</w:t>
      </w:r>
      <w:proofErr w:type="gramEnd"/>
      <w:r w:rsidRPr="00D94EDC">
        <w:rPr>
          <w:color w:val="000000"/>
          <w:lang w:eastAsia="hu-HU"/>
        </w:rPr>
        <w:t>{</w:t>
      </w:r>
      <w:proofErr w:type="spellStart"/>
      <w:r w:rsidRPr="00D94EDC">
        <w:rPr>
          <w:color w:val="000000"/>
          <w:lang w:eastAsia="hu-HU"/>
        </w:rPr>
        <w:t>serialize</w:t>
      </w:r>
      <w:proofErr w:type="spellEnd"/>
      <w:r w:rsidRPr="00D94EDC">
        <w:rPr>
          <w:color w:val="000000"/>
          <w:lang w:eastAsia="hu-HU"/>
        </w:rPr>
        <w:t>(</w:t>
      </w:r>
      <w:proofErr w:type="spellStart"/>
      <w:r w:rsidRPr="00D94EDC">
        <w:rPr>
          <w:color w:val="000000"/>
          <w:lang w:eastAsia="hu-HU"/>
        </w:rPr>
        <w:t>queryobject</w:t>
      </w:r>
      <w:proofErr w:type="spellEnd"/>
      <w:r w:rsidRPr="00D94EDC">
        <w:rPr>
          <w:color w:val="000000"/>
          <w:lang w:eastAsia="hu-HU"/>
        </w:rPr>
        <w:t>)}`, {</w:t>
      </w:r>
    </w:p>
    <w:p w14:paraId="1DABCC11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</w:t>
      </w:r>
      <w:proofErr w:type="spellStart"/>
      <w:r w:rsidRPr="00D94EDC">
        <w:rPr>
          <w:color w:val="000000"/>
          <w:lang w:eastAsia="hu-HU"/>
        </w:rPr>
        <w:t>method</w:t>
      </w:r>
      <w:proofErr w:type="spellEnd"/>
      <w:r w:rsidRPr="00D94EDC">
        <w:rPr>
          <w:color w:val="000000"/>
          <w:lang w:eastAsia="hu-HU"/>
        </w:rPr>
        <w:t>: 'GET',</w:t>
      </w:r>
    </w:p>
    <w:p w14:paraId="62C06A7C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</w:t>
      </w:r>
      <w:proofErr w:type="spellStart"/>
      <w:r w:rsidRPr="00D94EDC">
        <w:rPr>
          <w:color w:val="000000"/>
          <w:lang w:eastAsia="hu-HU"/>
        </w:rPr>
        <w:t>credentials</w:t>
      </w:r>
      <w:proofErr w:type="spellEnd"/>
      <w:r w:rsidRPr="00D94EDC">
        <w:rPr>
          <w:color w:val="000000"/>
          <w:lang w:eastAsia="hu-HU"/>
        </w:rPr>
        <w:t>: '</w:t>
      </w:r>
      <w:proofErr w:type="spellStart"/>
      <w:r w:rsidRPr="00D94EDC">
        <w:rPr>
          <w:color w:val="000000"/>
          <w:lang w:eastAsia="hu-HU"/>
        </w:rPr>
        <w:t>include</w:t>
      </w:r>
      <w:proofErr w:type="spellEnd"/>
      <w:r w:rsidRPr="00D94EDC">
        <w:rPr>
          <w:color w:val="000000"/>
          <w:lang w:eastAsia="hu-HU"/>
        </w:rPr>
        <w:t>',</w:t>
      </w:r>
    </w:p>
    <w:p w14:paraId="0AC20DBD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</w:t>
      </w:r>
      <w:proofErr w:type="spellStart"/>
      <w:r w:rsidRPr="00D94EDC">
        <w:rPr>
          <w:color w:val="000000"/>
          <w:lang w:eastAsia="hu-HU"/>
        </w:rPr>
        <w:t>headers</w:t>
      </w:r>
      <w:proofErr w:type="spellEnd"/>
      <w:r w:rsidRPr="00D94EDC">
        <w:rPr>
          <w:color w:val="000000"/>
          <w:lang w:eastAsia="hu-HU"/>
        </w:rPr>
        <w:t>: {</w:t>
      </w:r>
    </w:p>
    <w:p w14:paraId="5195B458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  '</w:t>
      </w:r>
      <w:proofErr w:type="spellStart"/>
      <w:r w:rsidRPr="00D94EDC">
        <w:rPr>
          <w:color w:val="000000"/>
          <w:lang w:eastAsia="hu-HU"/>
        </w:rPr>
        <w:t>Content-Type</w:t>
      </w:r>
      <w:proofErr w:type="spellEnd"/>
      <w:r w:rsidRPr="00D94EDC">
        <w:rPr>
          <w:color w:val="000000"/>
          <w:lang w:eastAsia="hu-HU"/>
        </w:rPr>
        <w:t>': '</w:t>
      </w:r>
      <w:proofErr w:type="spellStart"/>
      <w:r w:rsidRPr="00D94EDC">
        <w:rPr>
          <w:color w:val="000000"/>
          <w:lang w:eastAsia="hu-HU"/>
        </w:rPr>
        <w:t>application</w:t>
      </w:r>
      <w:proofErr w:type="spellEnd"/>
      <w:r w:rsidRPr="00D94EDC">
        <w:rPr>
          <w:color w:val="000000"/>
          <w:lang w:eastAsia="hu-HU"/>
        </w:rPr>
        <w:t>/</w:t>
      </w:r>
      <w:proofErr w:type="spellStart"/>
      <w:r w:rsidRPr="00D94EDC">
        <w:rPr>
          <w:color w:val="000000"/>
          <w:lang w:eastAsia="hu-HU"/>
        </w:rPr>
        <w:t>json</w:t>
      </w:r>
      <w:proofErr w:type="spellEnd"/>
      <w:r w:rsidRPr="00D94EDC">
        <w:rPr>
          <w:color w:val="000000"/>
          <w:lang w:eastAsia="hu-HU"/>
        </w:rPr>
        <w:t>'</w:t>
      </w:r>
    </w:p>
    <w:p w14:paraId="77348602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},</w:t>
      </w:r>
    </w:p>
    <w:p w14:paraId="3505E61A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});</w:t>
      </w:r>
    </w:p>
    <w:p w14:paraId="3E593229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>}</w:t>
      </w:r>
    </w:p>
    <w:p w14:paraId="4B71ECE5" w14:textId="1AA4B212" w:rsidR="00AD64BC" w:rsidRDefault="003E0EA5" w:rsidP="00AD64BC">
      <w:r>
        <w:t>Miután a http hívás (</w:t>
      </w:r>
      <w:proofErr w:type="spellStart"/>
      <w:r w:rsidRPr="005A678A">
        <w:rPr>
          <w:i/>
          <w:iCs/>
        </w:rPr>
        <w:t>fetch</w:t>
      </w:r>
      <w:proofErr w:type="spellEnd"/>
      <w:r>
        <w:t>) aszinkron hívás, ezért az „</w:t>
      </w:r>
      <w:proofErr w:type="spellStart"/>
      <w:r w:rsidRPr="003E0EA5">
        <w:rPr>
          <w:i/>
          <w:iCs/>
        </w:rPr>
        <w:t>await</w:t>
      </w:r>
      <w:proofErr w:type="spellEnd"/>
      <w:r>
        <w:rPr>
          <w:i/>
          <w:iCs/>
        </w:rPr>
        <w:t>”</w:t>
      </w:r>
      <w:r>
        <w:t xml:space="preserve"> kulcsszó szerepel minden </w:t>
      </w:r>
      <w:r w:rsidR="000A1377">
        <w:t xml:space="preserve">a komponensből hivatkozott függvény </w:t>
      </w:r>
      <w:r>
        <w:t>hívás</w:t>
      </w:r>
      <w:r w:rsidR="000A1377">
        <w:t>a</w:t>
      </w:r>
      <w:r>
        <w:t xml:space="preserve"> esetén.</w:t>
      </w:r>
      <w:r w:rsidR="00360A01" w:rsidRPr="00360A01">
        <w:t xml:space="preserve"> </w:t>
      </w:r>
      <w:r w:rsidR="00360A01">
        <w:t>A függvényt az alábbi sor segítségével hivatkozom be a különböző komponensekbe.</w:t>
      </w:r>
      <w:r w:rsidR="00AD64BC">
        <w:t xml:space="preserve"> </w:t>
      </w:r>
    </w:p>
    <w:p w14:paraId="455080C3" w14:textId="6C513BD4" w:rsidR="008F4351" w:rsidRPr="00360A01" w:rsidRDefault="008F4351" w:rsidP="00360A0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8F4351">
        <w:rPr>
          <w:color w:val="000000"/>
          <w:lang w:eastAsia="hu-HU"/>
        </w:rPr>
        <w:t>import {</w:t>
      </w:r>
      <w:proofErr w:type="spellStart"/>
      <w:r w:rsidRPr="008F4351">
        <w:rPr>
          <w:color w:val="000000"/>
          <w:lang w:eastAsia="hu-HU"/>
        </w:rPr>
        <w:t>getEstates</w:t>
      </w:r>
      <w:proofErr w:type="spellEnd"/>
      <w:r w:rsidRPr="008F4351">
        <w:rPr>
          <w:color w:val="000000"/>
          <w:lang w:eastAsia="hu-HU"/>
        </w:rPr>
        <w:t xml:space="preserve">} </w:t>
      </w:r>
      <w:proofErr w:type="spellStart"/>
      <w:r w:rsidRPr="008F4351">
        <w:rPr>
          <w:color w:val="000000"/>
          <w:lang w:eastAsia="hu-HU"/>
        </w:rPr>
        <w:t>from</w:t>
      </w:r>
      <w:proofErr w:type="spellEnd"/>
      <w:r w:rsidRPr="008F4351">
        <w:rPr>
          <w:color w:val="000000"/>
          <w:lang w:eastAsia="hu-HU"/>
        </w:rPr>
        <w:t xml:space="preserve"> </w:t>
      </w:r>
      <w:proofErr w:type="gramStart"/>
      <w:r w:rsidRPr="008F4351">
        <w:rPr>
          <w:color w:val="000000"/>
          <w:lang w:eastAsia="hu-HU"/>
        </w:rPr>
        <w:t>'..</w:t>
      </w:r>
      <w:proofErr w:type="gramEnd"/>
      <w:r w:rsidRPr="008F4351">
        <w:rPr>
          <w:color w:val="000000"/>
          <w:lang w:eastAsia="hu-HU"/>
        </w:rPr>
        <w:t>/</w:t>
      </w:r>
      <w:proofErr w:type="spellStart"/>
      <w:r w:rsidRPr="008F4351">
        <w:rPr>
          <w:color w:val="000000"/>
          <w:lang w:eastAsia="hu-HU"/>
        </w:rPr>
        <w:t>Services</w:t>
      </w:r>
      <w:proofErr w:type="spellEnd"/>
      <w:r w:rsidRPr="008F4351">
        <w:rPr>
          <w:color w:val="000000"/>
          <w:lang w:eastAsia="hu-HU"/>
        </w:rPr>
        <w:t>/</w:t>
      </w:r>
      <w:proofErr w:type="spellStart"/>
      <w:r w:rsidRPr="008F4351">
        <w:rPr>
          <w:color w:val="000000"/>
          <w:lang w:eastAsia="hu-HU"/>
        </w:rPr>
        <w:t>EstateService</w:t>
      </w:r>
      <w:proofErr w:type="spellEnd"/>
      <w:r w:rsidRPr="008F4351">
        <w:rPr>
          <w:color w:val="000000"/>
          <w:lang w:eastAsia="hu-HU"/>
        </w:rPr>
        <w:t>'</w:t>
      </w:r>
    </w:p>
    <w:p w14:paraId="232DA626" w14:textId="610257C9" w:rsidR="00852604" w:rsidRDefault="00852604" w:rsidP="00722D7B">
      <w:pPr>
        <w:pStyle w:val="Cmsor3"/>
      </w:pPr>
      <w:bookmarkStart w:id="557" w:name="_Toc57927299"/>
      <w:proofErr w:type="spellStart"/>
      <w:r>
        <w:t>Components</w:t>
      </w:r>
      <w:bookmarkEnd w:id="557"/>
      <w:proofErr w:type="spellEnd"/>
    </w:p>
    <w:p w14:paraId="31EEAC70" w14:textId="70F80DF2" w:rsidR="00CD6CCA" w:rsidRDefault="00DF7312" w:rsidP="00CD6CCA">
      <w:r>
        <w:t>Minden komponenst külön fájlban helyeztem el. A fájlok nevei megegyeznek a tartalmazott komponens nevével</w:t>
      </w:r>
      <w:r w:rsidR="00AF4781">
        <w:t xml:space="preserve"> (a kiterjesztés minden esetben .</w:t>
      </w:r>
      <w:proofErr w:type="spellStart"/>
      <w:r w:rsidR="00AF4781">
        <w:t>js</w:t>
      </w:r>
      <w:proofErr w:type="spellEnd"/>
      <w:r w:rsidR="00AF4781">
        <w:t>)</w:t>
      </w:r>
      <w:r>
        <w:t xml:space="preserve">. </w:t>
      </w:r>
      <w:r w:rsidR="00824CE7">
        <w:t xml:space="preserve">A </w:t>
      </w:r>
      <w:r w:rsidR="00063EC4">
        <w:t xml:space="preserve">kliensoldali alkalmazás indulásakor </w:t>
      </w:r>
      <w:r w:rsidR="00824CE7">
        <w:t>az index.js fájl</w:t>
      </w:r>
      <w:r w:rsidR="00063EC4">
        <w:t xml:space="preserve"> töltődik be először, amely importálja a szükséges CSS fájlokat, és </w:t>
      </w:r>
      <w:proofErr w:type="spellStart"/>
      <w:r w:rsidR="00063EC4">
        <w:t>kirendereli</w:t>
      </w:r>
      <w:proofErr w:type="spellEnd"/>
      <w:r w:rsidR="00063EC4">
        <w:t xml:space="preserve"> az App komponenst.</w:t>
      </w:r>
    </w:p>
    <w:p w14:paraId="109FCB6A" w14:textId="2AC7BED0" w:rsidR="00FD03C0" w:rsidRPr="00CD6CCA" w:rsidRDefault="00BD4350" w:rsidP="00FD03C0">
      <w:r>
        <w:t xml:space="preserve">Az App komponensen belül </w:t>
      </w:r>
      <w:r w:rsidR="008F2F95">
        <w:t xml:space="preserve">található a Router (útválasztó) komponens. Az oldal tetején a navigációs sáv, mindig megtalálható, azonban az oldal törzsét a Router komponens </w:t>
      </w:r>
      <w:proofErr w:type="spellStart"/>
      <w:r w:rsidR="008F2F95">
        <w:t>rendere</w:t>
      </w:r>
      <w:r w:rsidR="009118FA">
        <w:t>l</w:t>
      </w:r>
      <w:r w:rsidR="008F2F95">
        <w:t>i</w:t>
      </w:r>
      <w:proofErr w:type="spellEnd"/>
      <w:r w:rsidR="008F2F95">
        <w:t xml:space="preserve"> az aktuális URL alapján.</w:t>
      </w:r>
      <w:r w:rsidR="009279FE">
        <w:t xml:space="preserve"> </w:t>
      </w:r>
      <w:r w:rsidR="00C14556">
        <w:t>A következő fejezetben néhány érdekesebb komponenst fogok bemutatni.</w:t>
      </w:r>
    </w:p>
    <w:p w14:paraId="712BD53B" w14:textId="7349DAA6" w:rsidR="006203BE" w:rsidRPr="00A558D8" w:rsidRDefault="00A558D8" w:rsidP="00A558D8">
      <w:pPr>
        <w:pStyle w:val="Cmsor4"/>
      </w:pPr>
      <w:r>
        <w:lastRenderedPageBreak/>
        <w:t>Ingatlanok keresése</w:t>
      </w:r>
    </w:p>
    <w:p w14:paraId="1687924A" w14:textId="6D69F648" w:rsidR="006203BE" w:rsidRDefault="006203BE" w:rsidP="006203BE">
      <w:r>
        <w:t xml:space="preserve">A </w:t>
      </w:r>
      <w:proofErr w:type="spellStart"/>
      <w:r w:rsidRPr="007D0AE6">
        <w:rPr>
          <w:i/>
          <w:iCs/>
        </w:rPr>
        <w:t>Search</w:t>
      </w:r>
      <w:proofErr w:type="spellEnd"/>
      <w:r>
        <w:t xml:space="preserve"> komponens az ingatlanok keresése funkciót valósítja meg. </w:t>
      </w:r>
      <w:r w:rsidR="00FD03C0">
        <w:t>Jelen esetben város (</w:t>
      </w:r>
      <w:r w:rsidR="007D0AE6">
        <w:t>Budapest</w:t>
      </w:r>
      <w:r w:rsidR="00FD03C0">
        <w:t xml:space="preserve"> esetén kerület), minimum és maximum ár, hirdetés típus, ingatlan típus, valamint a leírásban található kulcsszav</w:t>
      </w:r>
      <w:r w:rsidR="005D4818">
        <w:t>ak</w:t>
      </w:r>
      <w:r w:rsidR="002661D1">
        <w:t xml:space="preserve"> alapján</w:t>
      </w:r>
      <w:r w:rsidR="005D4818">
        <w:t xml:space="preserve"> van lehetőség</w:t>
      </w:r>
      <w:r w:rsidR="00FD03C0">
        <w:t>et szűrni.</w:t>
      </w:r>
      <w:r w:rsidR="00463D9A">
        <w:t xml:space="preserve"> A városok és kerületek között csak azok választhatóak, amelyekhez tartozik legalább egy darab hirdetés</w:t>
      </w:r>
      <w:r w:rsidR="00C729F2">
        <w:t xml:space="preserve">. Ezen városokat, kerületeket az </w:t>
      </w:r>
      <w:r w:rsidR="00C729F2" w:rsidRPr="00C729F2">
        <w:rPr>
          <w:i/>
          <w:iCs/>
        </w:rPr>
        <w:t>API</w:t>
      </w:r>
      <w:r w:rsidR="00C729F2">
        <w:t>-</w:t>
      </w:r>
      <w:proofErr w:type="spellStart"/>
      <w:r w:rsidR="00C729F2">
        <w:t>tól</w:t>
      </w:r>
      <w:proofErr w:type="spellEnd"/>
      <w:r w:rsidR="00C729F2">
        <w:t xml:space="preserve"> kérjük el külön végponton.</w:t>
      </w:r>
    </w:p>
    <w:p w14:paraId="280CB1E9" w14:textId="4D317306" w:rsidR="005909FB" w:rsidRDefault="00917CF4" w:rsidP="005909FB">
      <w:r>
        <w:t>A fenti űrlapon nincs külön beadás gomb, a keresés egyből megtörténik, amit megváltoztatjuk valamelyik értéket</w:t>
      </w:r>
      <w:r w:rsidR="00E21213">
        <w:t>.</w:t>
      </w:r>
      <w:r w:rsidR="0020043D">
        <w:t xml:space="preserve"> Ehhez a </w:t>
      </w:r>
      <w:proofErr w:type="spellStart"/>
      <w:r w:rsidR="0020043D" w:rsidRPr="0020043D">
        <w:rPr>
          <w:i/>
          <w:iCs/>
        </w:rPr>
        <w:t>React</w:t>
      </w:r>
      <w:proofErr w:type="spellEnd"/>
      <w:r w:rsidR="0020043D" w:rsidRPr="0020043D">
        <w:rPr>
          <w:i/>
          <w:iCs/>
        </w:rPr>
        <w:t xml:space="preserve"> </w:t>
      </w:r>
      <w:proofErr w:type="spellStart"/>
      <w:r w:rsidR="0020043D" w:rsidRPr="0020043D">
        <w:rPr>
          <w:i/>
          <w:iCs/>
        </w:rPr>
        <w:t>Hook</w:t>
      </w:r>
      <w:proofErr w:type="spellEnd"/>
      <w:r w:rsidR="0020043D">
        <w:t>-ot használtam. Minden keresési értékhez egy külön áll</w:t>
      </w:r>
      <w:r w:rsidR="00711BE8">
        <w:t>apotváltozót hoztam létre, amelyet a „</w:t>
      </w:r>
      <w:proofErr w:type="spellStart"/>
      <w:r w:rsidR="00711BE8">
        <w:t>useEffect</w:t>
      </w:r>
      <w:proofErr w:type="spellEnd"/>
      <w:r w:rsidR="00711BE8">
        <w:t>” függvényhez függőségként hozzárendeltem.</w:t>
      </w:r>
    </w:p>
    <w:p w14:paraId="2DC44A54" w14:textId="27E7EEF0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 xml:space="preserve">const [city, </w:t>
      </w:r>
      <w:proofErr w:type="spellStart"/>
      <w:r w:rsidR="005909FB" w:rsidRPr="005909FB">
        <w:rPr>
          <w:color w:val="000000"/>
          <w:lang w:eastAsia="hu-HU"/>
        </w:rPr>
        <w:t>setCity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"");</w:t>
      </w:r>
    </w:p>
    <w:p w14:paraId="5E64470A" w14:textId="654C40D2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district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setDistrict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0);</w:t>
      </w:r>
    </w:p>
    <w:p w14:paraId="48063242" w14:textId="06ECCCFA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types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setTypes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[]);</w:t>
      </w:r>
    </w:p>
    <w:p w14:paraId="30C2EFD6" w14:textId="0141F285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priceFrom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setPriceFrom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);</w:t>
      </w:r>
    </w:p>
    <w:p w14:paraId="7D168046" w14:textId="419025FC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priceTo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setPriceTo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);</w:t>
      </w:r>
    </w:p>
    <w:p w14:paraId="5FB96960" w14:textId="1CF883A9" w:rsidR="005909FB" w:rsidRDefault="00F11DA3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//…</w:t>
      </w:r>
    </w:p>
    <w:p w14:paraId="47E82A99" w14:textId="30B70A52" w:rsidR="005909FB" w:rsidRDefault="005909FB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7CD1B4B5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</w:t>
      </w:r>
      <w:proofErr w:type="spellStart"/>
      <w:proofErr w:type="gramStart"/>
      <w:r w:rsidRPr="00B359F3">
        <w:rPr>
          <w:color w:val="000000"/>
          <w:lang w:eastAsia="hu-HU"/>
        </w:rPr>
        <w:t>useEffect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() =&gt; {</w:t>
      </w:r>
    </w:p>
    <w:p w14:paraId="140E7486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</w:t>
      </w:r>
      <w:proofErr w:type="spellStart"/>
      <w:r w:rsidRPr="00B359F3">
        <w:rPr>
          <w:color w:val="000000"/>
          <w:lang w:eastAsia="hu-HU"/>
        </w:rPr>
        <w:t>if</w:t>
      </w:r>
      <w:proofErr w:type="spellEnd"/>
      <w:r w:rsidRPr="00B359F3">
        <w:rPr>
          <w:color w:val="000000"/>
          <w:lang w:eastAsia="hu-HU"/>
        </w:rPr>
        <w:t xml:space="preserve"> (city || </w:t>
      </w:r>
      <w:proofErr w:type="spellStart"/>
      <w:r w:rsidRPr="00B359F3">
        <w:rPr>
          <w:color w:val="000000"/>
          <w:lang w:eastAsia="hu-HU"/>
        </w:rPr>
        <w:t>district</w:t>
      </w:r>
      <w:proofErr w:type="spellEnd"/>
      <w:r w:rsidRPr="00B359F3">
        <w:rPr>
          <w:color w:val="000000"/>
          <w:lang w:eastAsia="hu-HU"/>
        </w:rPr>
        <w:t xml:space="preserve"> || </w:t>
      </w:r>
      <w:proofErr w:type="spellStart"/>
      <w:r w:rsidRPr="00B359F3">
        <w:rPr>
          <w:color w:val="000000"/>
          <w:lang w:eastAsia="hu-HU"/>
        </w:rPr>
        <w:t>priceFrom</w:t>
      </w:r>
      <w:proofErr w:type="spellEnd"/>
      <w:r w:rsidRPr="00B359F3">
        <w:rPr>
          <w:color w:val="000000"/>
          <w:lang w:eastAsia="hu-HU"/>
        </w:rPr>
        <w:t xml:space="preserve"> || </w:t>
      </w:r>
      <w:proofErr w:type="spellStart"/>
      <w:r w:rsidRPr="00B359F3">
        <w:rPr>
          <w:color w:val="000000"/>
          <w:lang w:eastAsia="hu-HU"/>
        </w:rPr>
        <w:t>priceTo</w:t>
      </w:r>
      <w:proofErr w:type="spellEnd"/>
      <w:r w:rsidRPr="00B359F3">
        <w:rPr>
          <w:color w:val="000000"/>
          <w:lang w:eastAsia="hu-HU"/>
        </w:rPr>
        <w:t xml:space="preserve"> || </w:t>
      </w:r>
      <w:proofErr w:type="spellStart"/>
      <w:r w:rsidRPr="00B359F3">
        <w:rPr>
          <w:color w:val="000000"/>
          <w:lang w:eastAsia="hu-HU"/>
        </w:rPr>
        <w:t>adType</w:t>
      </w:r>
      <w:proofErr w:type="spellEnd"/>
      <w:r w:rsidRPr="00B359F3">
        <w:rPr>
          <w:color w:val="000000"/>
          <w:lang w:eastAsia="hu-HU"/>
        </w:rPr>
        <w:t>) {</w:t>
      </w:r>
    </w:p>
    <w:p w14:paraId="0998FA65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proofErr w:type="gramStart"/>
      <w:r w:rsidRPr="00B359F3">
        <w:rPr>
          <w:color w:val="000000"/>
          <w:lang w:eastAsia="hu-HU"/>
        </w:rPr>
        <w:t>searchestates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);</w:t>
      </w:r>
    </w:p>
    <w:p w14:paraId="4CCAB3A1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}</w:t>
      </w:r>
    </w:p>
    <w:p w14:paraId="175A1782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</w:t>
      </w:r>
      <w:proofErr w:type="spellStart"/>
      <w:r w:rsidRPr="00B359F3">
        <w:rPr>
          <w:color w:val="000000"/>
          <w:lang w:eastAsia="hu-HU"/>
        </w:rPr>
        <w:t>else</w:t>
      </w:r>
      <w:proofErr w:type="spellEnd"/>
      <w:r w:rsidRPr="00B359F3">
        <w:rPr>
          <w:color w:val="000000"/>
          <w:lang w:eastAsia="hu-HU"/>
        </w:rPr>
        <w:t xml:space="preserve"> {</w:t>
      </w:r>
    </w:p>
    <w:p w14:paraId="76449EE7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proofErr w:type="gramStart"/>
      <w:r w:rsidRPr="00B359F3">
        <w:rPr>
          <w:color w:val="000000"/>
          <w:lang w:eastAsia="hu-HU"/>
        </w:rPr>
        <w:t>getCitiesFromApi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);</w:t>
      </w:r>
    </w:p>
    <w:p w14:paraId="41910B77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proofErr w:type="gramStart"/>
      <w:r w:rsidRPr="00B359F3">
        <w:rPr>
          <w:color w:val="000000"/>
          <w:lang w:eastAsia="hu-HU"/>
        </w:rPr>
        <w:t>getDistrictsFromApi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);</w:t>
      </w:r>
    </w:p>
    <w:p w14:paraId="74719E55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proofErr w:type="gramStart"/>
      <w:r w:rsidRPr="00B359F3">
        <w:rPr>
          <w:color w:val="000000"/>
          <w:lang w:eastAsia="hu-HU"/>
        </w:rPr>
        <w:t>searchestates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);</w:t>
      </w:r>
    </w:p>
    <w:p w14:paraId="45D4155F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}</w:t>
      </w:r>
    </w:p>
    <w:p w14:paraId="7444A5F7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7913C45A" w14:textId="7B8558E0" w:rsidR="005909FB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}, [city, </w:t>
      </w:r>
      <w:proofErr w:type="spellStart"/>
      <w:r w:rsidRPr="00B359F3">
        <w:rPr>
          <w:color w:val="000000"/>
          <w:lang w:eastAsia="hu-HU"/>
        </w:rPr>
        <w:t>district</w:t>
      </w:r>
      <w:proofErr w:type="spellEnd"/>
      <w:r w:rsidRPr="00B359F3">
        <w:rPr>
          <w:color w:val="000000"/>
          <w:lang w:eastAsia="hu-HU"/>
        </w:rPr>
        <w:t xml:space="preserve">, </w:t>
      </w:r>
      <w:proofErr w:type="spellStart"/>
      <w:r w:rsidRPr="00B359F3">
        <w:rPr>
          <w:color w:val="000000"/>
          <w:lang w:eastAsia="hu-HU"/>
        </w:rPr>
        <w:t>priceFrom</w:t>
      </w:r>
      <w:proofErr w:type="spellEnd"/>
      <w:r w:rsidRPr="00B359F3">
        <w:rPr>
          <w:color w:val="000000"/>
          <w:lang w:eastAsia="hu-HU"/>
        </w:rPr>
        <w:t xml:space="preserve">, </w:t>
      </w:r>
      <w:proofErr w:type="spellStart"/>
      <w:r w:rsidRPr="00B359F3">
        <w:rPr>
          <w:color w:val="000000"/>
          <w:lang w:eastAsia="hu-HU"/>
        </w:rPr>
        <w:t>priceTo</w:t>
      </w:r>
      <w:proofErr w:type="spellEnd"/>
      <w:r w:rsidRPr="00B359F3">
        <w:rPr>
          <w:color w:val="000000"/>
          <w:lang w:eastAsia="hu-HU"/>
        </w:rPr>
        <w:t xml:space="preserve">, </w:t>
      </w:r>
      <w:proofErr w:type="spellStart"/>
      <w:r w:rsidRPr="00B359F3">
        <w:rPr>
          <w:color w:val="000000"/>
          <w:lang w:eastAsia="hu-HU"/>
        </w:rPr>
        <w:t>adType</w:t>
      </w:r>
      <w:proofErr w:type="spellEnd"/>
      <w:r w:rsidRPr="00B359F3">
        <w:rPr>
          <w:color w:val="000000"/>
          <w:lang w:eastAsia="hu-HU"/>
        </w:rPr>
        <w:t>])</w:t>
      </w:r>
    </w:p>
    <w:p w14:paraId="45AF7486" w14:textId="66C27B5C" w:rsidR="00BB1E99" w:rsidRPr="0029073C" w:rsidRDefault="0029073C" w:rsidP="0029073C">
      <w:pPr>
        <w:spacing w:before="120"/>
      </w:pPr>
      <w:r>
        <w:t xml:space="preserve">A városokat és kerületeket elég egyszer induláskor elkérni az </w:t>
      </w:r>
      <w:r w:rsidRPr="0029073C">
        <w:rPr>
          <w:i/>
          <w:iCs/>
        </w:rPr>
        <w:t>API</w:t>
      </w:r>
      <w:r>
        <w:t>-</w:t>
      </w:r>
      <w:proofErr w:type="spellStart"/>
      <w:r>
        <w:t>tól</w:t>
      </w:r>
      <w:proofErr w:type="spellEnd"/>
      <w:r>
        <w:t>.</w:t>
      </w:r>
    </w:p>
    <w:p w14:paraId="41E6125C" w14:textId="60BC5F2B" w:rsidR="00A75BDF" w:rsidRDefault="004B75D1" w:rsidP="00A558D8">
      <w:pPr>
        <w:pStyle w:val="Cmsor4"/>
      </w:pPr>
      <w:r>
        <w:t>Ingatlanok listázása</w:t>
      </w:r>
    </w:p>
    <w:p w14:paraId="366F4CB4" w14:textId="0260D953" w:rsidR="002B68CE" w:rsidRDefault="00993469" w:rsidP="002B68CE">
      <w:r>
        <w:t xml:space="preserve">Ez a komponens </w:t>
      </w:r>
      <w:r w:rsidR="007C3327">
        <w:t>az ingatlanok listázásáért és rendezéséért felelős.</w:t>
      </w:r>
      <w:r w:rsidR="002B68CE">
        <w:t xml:space="preserve"> Nem önállóan jelenik meg a weblapon, hanem más komponensek használják fel</w:t>
      </w:r>
      <w:r w:rsidR="007D0AE6">
        <w:t xml:space="preserve">, például a fönt említett </w:t>
      </w:r>
      <w:proofErr w:type="spellStart"/>
      <w:r w:rsidR="007D0AE6" w:rsidRPr="00F573D9">
        <w:rPr>
          <w:i/>
          <w:iCs/>
        </w:rPr>
        <w:t>Search</w:t>
      </w:r>
      <w:proofErr w:type="spellEnd"/>
      <w:r w:rsidR="007D0AE6">
        <w:t xml:space="preserve"> komponens</w:t>
      </w:r>
      <w:r w:rsidR="00F573D9">
        <w:t>.</w:t>
      </w:r>
      <w:r w:rsidR="00C57BF0">
        <w:t xml:space="preserve"> </w:t>
      </w:r>
      <w:r w:rsidR="00871F4D">
        <w:t xml:space="preserve">Az </w:t>
      </w:r>
      <w:proofErr w:type="spellStart"/>
      <w:r w:rsidR="00871F4D" w:rsidRPr="00871F4D">
        <w:rPr>
          <w:i/>
          <w:iCs/>
        </w:rPr>
        <w:t>EstateList</w:t>
      </w:r>
      <w:proofErr w:type="spellEnd"/>
      <w:r w:rsidR="00871F4D">
        <w:t xml:space="preserve"> egy keresési paramétereket tartalmazó objektumot vesz át és a</w:t>
      </w:r>
      <w:r w:rsidR="00240BD9">
        <w:t>mikor ez az objektum megváltozik</w:t>
      </w:r>
      <w:r w:rsidR="00871F4D">
        <w:t xml:space="preserve"> meghívja az </w:t>
      </w:r>
      <w:r w:rsidR="00871F4D" w:rsidRPr="00871F4D">
        <w:rPr>
          <w:i/>
          <w:iCs/>
        </w:rPr>
        <w:t>API</w:t>
      </w:r>
      <w:r w:rsidR="00871F4D">
        <w:t>-t.</w:t>
      </w:r>
      <w:r w:rsidR="009E2E63">
        <w:t xml:space="preserve"> Értelemszerűen ilyenkor megjelenített hirdetések listája is frissül.</w:t>
      </w:r>
      <w:r w:rsidR="005A6399">
        <w:t xml:space="preserve"> </w:t>
      </w:r>
      <w:r w:rsidR="00F0177B">
        <w:t>Az így kapott ingatlanokat szortírozza kiemelt és nem kiemelt listákba.</w:t>
      </w:r>
      <w:r w:rsidR="00EC5E0C">
        <w:t xml:space="preserve"> Ezután a lapozási logika</w:t>
      </w:r>
      <w:r w:rsidR="00F332A7">
        <w:t xml:space="preserve"> (</w:t>
      </w:r>
      <w:proofErr w:type="spellStart"/>
      <w:r w:rsidR="00F332A7" w:rsidRPr="00F332A7">
        <w:rPr>
          <w:i/>
          <w:iCs/>
        </w:rPr>
        <w:t>Pagination</w:t>
      </w:r>
      <w:proofErr w:type="spellEnd"/>
      <w:r w:rsidR="00F332A7">
        <w:t>)</w:t>
      </w:r>
      <w:r w:rsidR="00EC5E0C">
        <w:t xml:space="preserve"> szerint kiválogatja a megjelenítendő ingatlanokat</w:t>
      </w:r>
      <w:r w:rsidR="0027393E">
        <w:t>, illetve azt is beállítja hány lapozható oldalt kell megjeleníteni</w:t>
      </w:r>
      <w:r w:rsidR="00EC5E0C">
        <w:t>.</w:t>
      </w:r>
    </w:p>
    <w:p w14:paraId="1BCBD5BB" w14:textId="2A12ED66" w:rsidR="005E7B4C" w:rsidRDefault="005E7B4C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lastRenderedPageBreak/>
        <w:t xml:space="preserve">  //…</w:t>
      </w:r>
    </w:p>
    <w:p w14:paraId="2D6E094B" w14:textId="298DA137" w:rsidR="00DD605B" w:rsidRPr="00DD605B" w:rsidRDefault="00E7116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DD605B" w:rsidRPr="00DD605B">
        <w:rPr>
          <w:color w:val="000000"/>
          <w:lang w:eastAsia="hu-HU"/>
        </w:rPr>
        <w:t xml:space="preserve">const </w:t>
      </w:r>
      <w:proofErr w:type="spellStart"/>
      <w:r w:rsidR="00DD605B" w:rsidRPr="00DD605B">
        <w:rPr>
          <w:color w:val="000000"/>
          <w:lang w:eastAsia="hu-HU"/>
        </w:rPr>
        <w:t>json</w:t>
      </w:r>
      <w:proofErr w:type="spellEnd"/>
      <w:r w:rsidR="00DD605B" w:rsidRPr="00DD605B">
        <w:rPr>
          <w:color w:val="000000"/>
          <w:lang w:eastAsia="hu-HU"/>
        </w:rPr>
        <w:t xml:space="preserve"> = </w:t>
      </w:r>
      <w:proofErr w:type="spellStart"/>
      <w:r w:rsidR="00DD605B" w:rsidRPr="00DD605B">
        <w:rPr>
          <w:color w:val="000000"/>
          <w:lang w:eastAsia="hu-HU"/>
        </w:rPr>
        <w:t>await</w:t>
      </w:r>
      <w:proofErr w:type="spellEnd"/>
      <w:r w:rsidR="00DD605B" w:rsidRPr="00DD605B">
        <w:rPr>
          <w:color w:val="000000"/>
          <w:lang w:eastAsia="hu-HU"/>
        </w:rPr>
        <w:t xml:space="preserve"> </w:t>
      </w:r>
      <w:proofErr w:type="spellStart"/>
      <w:proofErr w:type="gramStart"/>
      <w:r w:rsidR="00DD605B" w:rsidRPr="00DD605B">
        <w:rPr>
          <w:color w:val="000000"/>
          <w:lang w:eastAsia="hu-HU"/>
        </w:rPr>
        <w:t>response.json</w:t>
      </w:r>
      <w:proofErr w:type="spellEnd"/>
      <w:proofErr w:type="gramEnd"/>
      <w:r w:rsidR="00DD605B" w:rsidRPr="00DD605B">
        <w:rPr>
          <w:color w:val="000000"/>
          <w:lang w:eastAsia="hu-HU"/>
        </w:rPr>
        <w:t>();</w:t>
      </w:r>
    </w:p>
    <w:p w14:paraId="7167538A" w14:textId="7E7EF941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highList</w:t>
      </w:r>
      <w:proofErr w:type="spellEnd"/>
      <w:r w:rsidRPr="00DD605B">
        <w:rPr>
          <w:color w:val="000000"/>
          <w:lang w:eastAsia="hu-HU"/>
        </w:rPr>
        <w:t xml:space="preserve"> = [];</w:t>
      </w:r>
    </w:p>
    <w:p w14:paraId="23FCD869" w14:textId="4882516C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normalList</w:t>
      </w:r>
      <w:proofErr w:type="spellEnd"/>
      <w:r w:rsidRPr="00DD605B">
        <w:rPr>
          <w:color w:val="000000"/>
          <w:lang w:eastAsia="hu-HU"/>
        </w:rPr>
        <w:t xml:space="preserve"> = [];</w:t>
      </w:r>
    </w:p>
    <w:p w14:paraId="3606F09D" w14:textId="594B46D5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proofErr w:type="gramStart"/>
      <w:r w:rsidRPr="00DD605B">
        <w:rPr>
          <w:color w:val="000000"/>
          <w:lang w:eastAsia="hu-HU"/>
        </w:rPr>
        <w:t>json.forEach</w:t>
      </w:r>
      <w:proofErr w:type="spellEnd"/>
      <w:proofErr w:type="gram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estate</w:t>
      </w:r>
      <w:proofErr w:type="spellEnd"/>
      <w:r w:rsidRPr="00DD605B">
        <w:rPr>
          <w:color w:val="000000"/>
          <w:lang w:eastAsia="hu-HU"/>
        </w:rPr>
        <w:t xml:space="preserve"> =&gt; {</w:t>
      </w:r>
    </w:p>
    <w:p w14:paraId="434980EA" w14:textId="4C14C7FF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if</w:t>
      </w:r>
      <w:proofErr w:type="spellEnd"/>
      <w:r w:rsidRPr="00DD605B">
        <w:rPr>
          <w:color w:val="000000"/>
          <w:lang w:eastAsia="hu-HU"/>
        </w:rPr>
        <w:t xml:space="preserve"> (</w:t>
      </w:r>
      <w:proofErr w:type="spellStart"/>
      <w:proofErr w:type="gramStart"/>
      <w:r w:rsidRPr="00DD605B">
        <w:rPr>
          <w:color w:val="000000"/>
          <w:lang w:eastAsia="hu-HU"/>
        </w:rPr>
        <w:t>estate.isHighlighted</w:t>
      </w:r>
      <w:proofErr w:type="spellEnd"/>
      <w:proofErr w:type="gramEnd"/>
      <w:r w:rsidRPr="00DD605B">
        <w:rPr>
          <w:color w:val="000000"/>
          <w:lang w:eastAsia="hu-HU"/>
        </w:rPr>
        <w:t>) {</w:t>
      </w:r>
    </w:p>
    <w:p w14:paraId="75E36E97" w14:textId="7857C438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highList.push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estate</w:t>
      </w:r>
      <w:proofErr w:type="spellEnd"/>
      <w:r w:rsidRPr="00DD605B">
        <w:rPr>
          <w:color w:val="000000"/>
          <w:lang w:eastAsia="hu-HU"/>
        </w:rPr>
        <w:t>);</w:t>
      </w:r>
    </w:p>
    <w:p w14:paraId="49ED54C9" w14:textId="3FFF24DD" w:rsidR="00DD605B" w:rsidRPr="00DD605B" w:rsidRDefault="00E7116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>
        <w:rPr>
          <w:color w:val="000000"/>
          <w:lang w:eastAsia="hu-HU"/>
        </w:rPr>
        <w:tab/>
      </w:r>
      <w:r w:rsidR="00DD605B" w:rsidRPr="00DD605B">
        <w:rPr>
          <w:color w:val="000000"/>
          <w:lang w:eastAsia="hu-HU"/>
        </w:rPr>
        <w:t>}</w:t>
      </w:r>
    </w:p>
    <w:p w14:paraId="30DA83FA" w14:textId="2C6C80EC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else</w:t>
      </w:r>
      <w:proofErr w:type="spellEnd"/>
      <w:r w:rsidRPr="00DD605B">
        <w:rPr>
          <w:color w:val="000000"/>
          <w:lang w:eastAsia="hu-HU"/>
        </w:rPr>
        <w:t xml:space="preserve"> {</w:t>
      </w:r>
    </w:p>
    <w:p w14:paraId="4A05E94F" w14:textId="21041FF1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normalList.push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estate</w:t>
      </w:r>
      <w:proofErr w:type="spellEnd"/>
      <w:r w:rsidRPr="00DD605B">
        <w:rPr>
          <w:color w:val="000000"/>
          <w:lang w:eastAsia="hu-HU"/>
        </w:rPr>
        <w:t>);</w:t>
      </w:r>
    </w:p>
    <w:p w14:paraId="5FD44D38" w14:textId="77777777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        }</w:t>
      </w:r>
    </w:p>
    <w:p w14:paraId="6EA34F28" w14:textId="77777777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      });</w:t>
      </w:r>
    </w:p>
    <w:p w14:paraId="0A20AE5E" w14:textId="276E2CA3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setHighlightlist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highList</w:t>
      </w:r>
      <w:proofErr w:type="spellEnd"/>
      <w:r w:rsidRPr="00DD605B">
        <w:rPr>
          <w:color w:val="000000"/>
          <w:lang w:eastAsia="hu-HU"/>
        </w:rPr>
        <w:t>);</w:t>
      </w:r>
    </w:p>
    <w:p w14:paraId="22CDF0F1" w14:textId="48B3362A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setList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normalList</w:t>
      </w:r>
      <w:proofErr w:type="spellEnd"/>
      <w:r w:rsidRPr="00DD605B">
        <w:rPr>
          <w:color w:val="000000"/>
          <w:lang w:eastAsia="hu-HU"/>
        </w:rPr>
        <w:t>);</w:t>
      </w:r>
    </w:p>
    <w:p w14:paraId="51A10825" w14:textId="1E31D801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pagelist</w:t>
      </w:r>
      <w:proofErr w:type="spellEnd"/>
      <w:r w:rsidRPr="00DD605B">
        <w:rPr>
          <w:color w:val="000000"/>
          <w:lang w:eastAsia="hu-HU"/>
        </w:rPr>
        <w:t xml:space="preserve"> = [];</w:t>
      </w:r>
    </w:p>
    <w:p w14:paraId="29C24EEE" w14:textId="793863AB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proofErr w:type="gramStart"/>
      <w:r w:rsidRPr="00DD605B">
        <w:rPr>
          <w:color w:val="000000"/>
          <w:lang w:eastAsia="hu-HU"/>
        </w:rPr>
        <w:t>pagelist.push</w:t>
      </w:r>
      <w:proofErr w:type="spellEnd"/>
      <w:proofErr w:type="gramEnd"/>
      <w:r w:rsidRPr="00DD605B">
        <w:rPr>
          <w:color w:val="000000"/>
          <w:lang w:eastAsia="hu-HU"/>
        </w:rPr>
        <w:t>(1);</w:t>
      </w:r>
    </w:p>
    <w:p w14:paraId="1E5AD1FC" w14:textId="03549800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 xml:space="preserve"> = 1;</w:t>
      </w:r>
    </w:p>
    <w:p w14:paraId="1D367C01" w14:textId="5F57FBA9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for</w:t>
      </w:r>
      <w:proofErr w:type="spellEnd"/>
      <w:r w:rsidRPr="00DD605B">
        <w:rPr>
          <w:color w:val="000000"/>
          <w:lang w:eastAsia="hu-HU"/>
        </w:rPr>
        <w:t xml:space="preserve"> (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i = 0; i </w:t>
      </w:r>
      <w:proofErr w:type="gramStart"/>
      <w:r w:rsidRPr="00DD605B">
        <w:rPr>
          <w:color w:val="000000"/>
          <w:lang w:eastAsia="hu-HU"/>
        </w:rPr>
        <w:t xml:space="preserve">&lt; </w:t>
      </w:r>
      <w:proofErr w:type="spellStart"/>
      <w:r w:rsidRPr="00DD605B">
        <w:rPr>
          <w:color w:val="000000"/>
          <w:lang w:eastAsia="hu-HU"/>
        </w:rPr>
        <w:t>json</w:t>
      </w:r>
      <w:proofErr w:type="gramEnd"/>
      <w:r w:rsidRPr="00DD605B">
        <w:rPr>
          <w:color w:val="000000"/>
          <w:lang w:eastAsia="hu-HU"/>
        </w:rPr>
        <w:t>.length</w:t>
      </w:r>
      <w:proofErr w:type="spellEnd"/>
      <w:r w:rsidRPr="00DD605B">
        <w:rPr>
          <w:color w:val="000000"/>
          <w:lang w:eastAsia="hu-HU"/>
        </w:rPr>
        <w:t>; i++) {</w:t>
      </w:r>
    </w:p>
    <w:p w14:paraId="4E3FE277" w14:textId="7C404913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151F97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if</w:t>
      </w:r>
      <w:proofErr w:type="spellEnd"/>
      <w:r w:rsidRPr="00DD605B">
        <w:rPr>
          <w:color w:val="000000"/>
          <w:lang w:eastAsia="hu-HU"/>
        </w:rPr>
        <w:t xml:space="preserve"> (i &gt;= </w:t>
      </w:r>
      <w:proofErr w:type="spellStart"/>
      <w:r w:rsidRPr="00DD605B">
        <w:rPr>
          <w:color w:val="000000"/>
          <w:lang w:eastAsia="hu-HU"/>
        </w:rPr>
        <w:t>pagesize</w:t>
      </w:r>
      <w:proofErr w:type="spellEnd"/>
      <w:r w:rsidRPr="00DD605B">
        <w:rPr>
          <w:color w:val="000000"/>
          <w:lang w:eastAsia="hu-HU"/>
        </w:rPr>
        <w:t xml:space="preserve"> * </w:t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>) {</w:t>
      </w:r>
    </w:p>
    <w:p w14:paraId="03DFE09A" w14:textId="3D1E00BD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151F97">
        <w:rPr>
          <w:color w:val="000000"/>
          <w:lang w:eastAsia="hu-HU"/>
        </w:rPr>
        <w:tab/>
      </w:r>
      <w:r w:rsidR="00151F97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>++;</w:t>
      </w:r>
    </w:p>
    <w:p w14:paraId="3EB8209A" w14:textId="3841531B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151F97">
        <w:rPr>
          <w:color w:val="000000"/>
          <w:lang w:eastAsia="hu-HU"/>
        </w:rPr>
        <w:tab/>
      </w:r>
      <w:r w:rsidR="00151F97">
        <w:rPr>
          <w:color w:val="000000"/>
          <w:lang w:eastAsia="hu-HU"/>
        </w:rPr>
        <w:tab/>
      </w:r>
      <w:proofErr w:type="spellStart"/>
      <w:proofErr w:type="gramStart"/>
      <w:r w:rsidRPr="00DD605B">
        <w:rPr>
          <w:color w:val="000000"/>
          <w:lang w:eastAsia="hu-HU"/>
        </w:rPr>
        <w:t>pagelist.push</w:t>
      </w:r>
      <w:proofErr w:type="spellEnd"/>
      <w:proofErr w:type="gram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>);</w:t>
      </w:r>
    </w:p>
    <w:p w14:paraId="38C797AD" w14:textId="37951C69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4C72E0">
        <w:rPr>
          <w:color w:val="000000"/>
          <w:lang w:eastAsia="hu-HU"/>
        </w:rPr>
        <w:tab/>
      </w:r>
      <w:r w:rsidRPr="00DD605B">
        <w:rPr>
          <w:color w:val="000000"/>
          <w:lang w:eastAsia="hu-HU"/>
        </w:rPr>
        <w:t>}</w:t>
      </w:r>
    </w:p>
    <w:p w14:paraId="5C12989E" w14:textId="3FC9B0EC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}</w:t>
      </w:r>
    </w:p>
    <w:p w14:paraId="5075DE42" w14:textId="7DE97145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proofErr w:type="gramStart"/>
      <w:r w:rsidRPr="00DD605B">
        <w:rPr>
          <w:color w:val="000000"/>
          <w:lang w:eastAsia="hu-HU"/>
        </w:rPr>
        <w:t>initListToDisplay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proofErr w:type="gramEnd"/>
      <w:r w:rsidRPr="00DD605B">
        <w:rPr>
          <w:color w:val="000000"/>
          <w:lang w:eastAsia="hu-HU"/>
        </w:rPr>
        <w:t>currentPage</w:t>
      </w:r>
      <w:proofErr w:type="spellEnd"/>
      <w:r w:rsidRPr="00DD605B">
        <w:rPr>
          <w:color w:val="000000"/>
          <w:lang w:eastAsia="hu-HU"/>
        </w:rPr>
        <w:t xml:space="preserve">, </w:t>
      </w:r>
      <w:proofErr w:type="spellStart"/>
      <w:r w:rsidRPr="00DD605B">
        <w:rPr>
          <w:color w:val="000000"/>
          <w:lang w:eastAsia="hu-HU"/>
        </w:rPr>
        <w:t>json</w:t>
      </w:r>
      <w:proofErr w:type="spellEnd"/>
      <w:r w:rsidRPr="00DD605B">
        <w:rPr>
          <w:color w:val="000000"/>
          <w:lang w:eastAsia="hu-HU"/>
        </w:rPr>
        <w:t>);</w:t>
      </w:r>
    </w:p>
    <w:p w14:paraId="0D57C1C9" w14:textId="1E4845F1" w:rsidR="00C377A0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setPageNumbers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pagelist</w:t>
      </w:r>
      <w:proofErr w:type="spellEnd"/>
      <w:r w:rsidRPr="00DD605B">
        <w:rPr>
          <w:color w:val="000000"/>
          <w:lang w:eastAsia="hu-HU"/>
        </w:rPr>
        <w:t>);</w:t>
      </w:r>
    </w:p>
    <w:p w14:paraId="21D278D2" w14:textId="06F6BBA5" w:rsidR="005E7B4C" w:rsidRDefault="000A5DED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E7B4C">
        <w:rPr>
          <w:color w:val="000000"/>
          <w:lang w:eastAsia="hu-HU"/>
        </w:rPr>
        <w:t>//…</w:t>
      </w:r>
      <w:r w:rsidR="005E7B4C">
        <w:rPr>
          <w:color w:val="000000"/>
          <w:lang w:eastAsia="hu-HU"/>
        </w:rPr>
        <w:tab/>
      </w:r>
    </w:p>
    <w:p w14:paraId="7ABBBEBC" w14:textId="0C5E89A0" w:rsidR="005E7B4C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</w:t>
      </w:r>
    </w:p>
    <w:p w14:paraId="6D44AF37" w14:textId="1DF6BAF7" w:rsidR="00587DEF" w:rsidRDefault="00675AEB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620D59">
        <w:rPr>
          <w:color w:val="000000"/>
          <w:lang w:eastAsia="hu-HU"/>
        </w:rPr>
        <w:t>//Lapozás</w:t>
      </w:r>
    </w:p>
    <w:p w14:paraId="60DBF8DA" w14:textId="3CCDBD59" w:rsidR="00C377A0" w:rsidRPr="00C377A0" w:rsidRDefault="00587DEF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C377A0" w:rsidRPr="00C377A0">
        <w:rPr>
          <w:color w:val="000000"/>
          <w:lang w:eastAsia="hu-HU"/>
        </w:rPr>
        <w:t xml:space="preserve">const </w:t>
      </w:r>
      <w:proofErr w:type="spellStart"/>
      <w:r w:rsidR="00C377A0" w:rsidRPr="00C377A0">
        <w:rPr>
          <w:color w:val="000000"/>
          <w:lang w:eastAsia="hu-HU"/>
        </w:rPr>
        <w:t>initListToDisplay</w:t>
      </w:r>
      <w:proofErr w:type="spellEnd"/>
      <w:r w:rsidR="00C377A0" w:rsidRPr="00C377A0">
        <w:rPr>
          <w:color w:val="000000"/>
          <w:lang w:eastAsia="hu-HU"/>
        </w:rPr>
        <w:t xml:space="preserve"> = (</w:t>
      </w:r>
      <w:proofErr w:type="spellStart"/>
      <w:r w:rsidR="00C377A0" w:rsidRPr="00C377A0">
        <w:rPr>
          <w:color w:val="000000"/>
          <w:lang w:eastAsia="hu-HU"/>
        </w:rPr>
        <w:t>pagenumber</w:t>
      </w:r>
      <w:proofErr w:type="spellEnd"/>
      <w:r w:rsidR="00C377A0" w:rsidRPr="00C377A0">
        <w:rPr>
          <w:color w:val="000000"/>
          <w:lang w:eastAsia="hu-HU"/>
        </w:rPr>
        <w:t xml:space="preserve">, </w:t>
      </w:r>
      <w:proofErr w:type="spellStart"/>
      <w:r w:rsidR="00C377A0" w:rsidRPr="00C377A0">
        <w:rPr>
          <w:color w:val="000000"/>
          <w:lang w:eastAsia="hu-HU"/>
        </w:rPr>
        <w:t>list</w:t>
      </w:r>
      <w:proofErr w:type="spellEnd"/>
      <w:r w:rsidR="00C377A0" w:rsidRPr="00C377A0">
        <w:rPr>
          <w:color w:val="000000"/>
          <w:lang w:eastAsia="hu-HU"/>
        </w:rPr>
        <w:t>) =&gt; {</w:t>
      </w:r>
    </w:p>
    <w:p w14:paraId="71E69D8E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</w:t>
      </w:r>
      <w:proofErr w:type="spellStart"/>
      <w:r w:rsidRPr="00C377A0">
        <w:rPr>
          <w:color w:val="000000"/>
          <w:lang w:eastAsia="hu-HU"/>
        </w:rPr>
        <w:t>setCurrentPage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pagenumber</w:t>
      </w:r>
      <w:proofErr w:type="spellEnd"/>
      <w:r w:rsidRPr="00C377A0">
        <w:rPr>
          <w:color w:val="000000"/>
          <w:lang w:eastAsia="hu-HU"/>
        </w:rPr>
        <w:t>);</w:t>
      </w:r>
    </w:p>
    <w:p w14:paraId="37375309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</w:t>
      </w:r>
      <w:proofErr w:type="spellStart"/>
      <w:r w:rsidRPr="00C377A0">
        <w:rPr>
          <w:color w:val="000000"/>
          <w:lang w:eastAsia="hu-HU"/>
        </w:rPr>
        <w:t>let</w:t>
      </w:r>
      <w:proofErr w:type="spellEnd"/>
      <w:r w:rsidRPr="00C377A0">
        <w:rPr>
          <w:color w:val="000000"/>
          <w:lang w:eastAsia="hu-HU"/>
        </w:rPr>
        <w:t xml:space="preserve"> </w:t>
      </w:r>
      <w:proofErr w:type="spellStart"/>
      <w:r w:rsidRPr="00C377A0">
        <w:rPr>
          <w:color w:val="000000"/>
          <w:lang w:eastAsia="hu-HU"/>
        </w:rPr>
        <w:t>newList</w:t>
      </w:r>
      <w:proofErr w:type="spellEnd"/>
      <w:r w:rsidRPr="00C377A0">
        <w:rPr>
          <w:color w:val="000000"/>
          <w:lang w:eastAsia="hu-HU"/>
        </w:rPr>
        <w:t xml:space="preserve"> = [];</w:t>
      </w:r>
    </w:p>
    <w:p w14:paraId="60796340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</w:t>
      </w:r>
      <w:proofErr w:type="spellStart"/>
      <w:r w:rsidRPr="00C377A0">
        <w:rPr>
          <w:color w:val="000000"/>
          <w:lang w:eastAsia="hu-HU"/>
        </w:rPr>
        <w:t>list.map</w:t>
      </w:r>
      <w:proofErr w:type="spellEnd"/>
      <w:r w:rsidRPr="00C377A0">
        <w:rPr>
          <w:color w:val="000000"/>
          <w:lang w:eastAsia="hu-HU"/>
        </w:rPr>
        <w:t>((</w:t>
      </w:r>
      <w:proofErr w:type="spellStart"/>
      <w:r w:rsidRPr="00C377A0">
        <w:rPr>
          <w:color w:val="000000"/>
          <w:lang w:eastAsia="hu-HU"/>
        </w:rPr>
        <w:t>estate</w:t>
      </w:r>
      <w:proofErr w:type="spellEnd"/>
      <w:r w:rsidRPr="00C377A0">
        <w:rPr>
          <w:color w:val="000000"/>
          <w:lang w:eastAsia="hu-HU"/>
        </w:rPr>
        <w:t>) =&gt; {</w:t>
      </w:r>
    </w:p>
    <w:p w14:paraId="5C8E95F8" w14:textId="77777777" w:rsidR="00587DEF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  </w:t>
      </w:r>
      <w:proofErr w:type="spellStart"/>
      <w:r w:rsidRPr="00C377A0">
        <w:rPr>
          <w:color w:val="000000"/>
          <w:lang w:eastAsia="hu-HU"/>
        </w:rPr>
        <w:t>if</w:t>
      </w:r>
      <w:proofErr w:type="spellEnd"/>
      <w:r w:rsidRPr="00C377A0">
        <w:rPr>
          <w:color w:val="000000"/>
          <w:lang w:eastAsia="hu-HU"/>
        </w:rPr>
        <w:t xml:space="preserve"> ((</w:t>
      </w:r>
      <w:proofErr w:type="spellStart"/>
      <w:r w:rsidRPr="00C377A0">
        <w:rPr>
          <w:color w:val="000000"/>
          <w:lang w:eastAsia="hu-HU"/>
        </w:rPr>
        <w:t>pagenumber</w:t>
      </w:r>
      <w:proofErr w:type="spellEnd"/>
      <w:r w:rsidRPr="00C377A0">
        <w:rPr>
          <w:color w:val="000000"/>
          <w:lang w:eastAsia="hu-HU"/>
        </w:rPr>
        <w:t xml:space="preserve"> - 1) * </w:t>
      </w:r>
      <w:proofErr w:type="spellStart"/>
      <w:r w:rsidRPr="00C377A0">
        <w:rPr>
          <w:color w:val="000000"/>
          <w:lang w:eastAsia="hu-HU"/>
        </w:rPr>
        <w:t>pagesize</w:t>
      </w:r>
      <w:proofErr w:type="spellEnd"/>
      <w:r w:rsidRPr="00C377A0">
        <w:rPr>
          <w:color w:val="000000"/>
          <w:lang w:eastAsia="hu-HU"/>
        </w:rPr>
        <w:t xml:space="preserve"> </w:t>
      </w:r>
      <w:proofErr w:type="gramStart"/>
      <w:r w:rsidRPr="00C377A0">
        <w:rPr>
          <w:color w:val="000000"/>
          <w:lang w:eastAsia="hu-HU"/>
        </w:rPr>
        <w:t>&lt; (</w:t>
      </w:r>
      <w:proofErr w:type="spellStart"/>
      <w:proofErr w:type="gramEnd"/>
      <w:r w:rsidRPr="00C377A0">
        <w:rPr>
          <w:color w:val="000000"/>
          <w:lang w:eastAsia="hu-HU"/>
        </w:rPr>
        <w:t>list.indexOf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estate</w:t>
      </w:r>
      <w:proofErr w:type="spellEnd"/>
      <w:r w:rsidRPr="00C377A0">
        <w:rPr>
          <w:color w:val="000000"/>
          <w:lang w:eastAsia="hu-HU"/>
        </w:rPr>
        <w:t xml:space="preserve">) + 1) &amp;&amp; </w:t>
      </w:r>
    </w:p>
    <w:p w14:paraId="2BE16611" w14:textId="223D4837" w:rsidR="00C377A0" w:rsidRPr="00C377A0" w:rsidRDefault="00587DEF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      </w:t>
      </w:r>
      <w:r w:rsidR="00C377A0" w:rsidRPr="00C377A0">
        <w:rPr>
          <w:color w:val="000000"/>
          <w:lang w:eastAsia="hu-HU"/>
        </w:rPr>
        <w:t>(</w:t>
      </w:r>
      <w:proofErr w:type="spellStart"/>
      <w:proofErr w:type="gramStart"/>
      <w:r w:rsidR="00C377A0" w:rsidRPr="00C377A0">
        <w:rPr>
          <w:color w:val="000000"/>
          <w:lang w:eastAsia="hu-HU"/>
        </w:rPr>
        <w:t>list.indexOf</w:t>
      </w:r>
      <w:proofErr w:type="spellEnd"/>
      <w:proofErr w:type="gramEnd"/>
      <w:r w:rsidR="00C377A0" w:rsidRPr="00C377A0">
        <w:rPr>
          <w:color w:val="000000"/>
          <w:lang w:eastAsia="hu-HU"/>
        </w:rPr>
        <w:t>(</w:t>
      </w:r>
      <w:proofErr w:type="spellStart"/>
      <w:r w:rsidR="00C377A0" w:rsidRPr="00C377A0">
        <w:rPr>
          <w:color w:val="000000"/>
          <w:lang w:eastAsia="hu-HU"/>
        </w:rPr>
        <w:t>estate</w:t>
      </w:r>
      <w:proofErr w:type="spellEnd"/>
      <w:r w:rsidR="00C377A0" w:rsidRPr="00C377A0">
        <w:rPr>
          <w:color w:val="000000"/>
          <w:lang w:eastAsia="hu-HU"/>
        </w:rPr>
        <w:t>) + 1) &lt;= (</w:t>
      </w:r>
      <w:proofErr w:type="spellStart"/>
      <w:r w:rsidR="00C377A0" w:rsidRPr="00C377A0">
        <w:rPr>
          <w:color w:val="000000"/>
          <w:lang w:eastAsia="hu-HU"/>
        </w:rPr>
        <w:t>pagenumber</w:t>
      </w:r>
      <w:proofErr w:type="spellEnd"/>
      <w:r w:rsidR="00C377A0" w:rsidRPr="00C377A0">
        <w:rPr>
          <w:color w:val="000000"/>
          <w:lang w:eastAsia="hu-HU"/>
        </w:rPr>
        <w:t xml:space="preserve"> * </w:t>
      </w:r>
      <w:proofErr w:type="spellStart"/>
      <w:r w:rsidR="00C377A0" w:rsidRPr="00C377A0">
        <w:rPr>
          <w:color w:val="000000"/>
          <w:lang w:eastAsia="hu-HU"/>
        </w:rPr>
        <w:t>pagesize</w:t>
      </w:r>
      <w:proofErr w:type="spellEnd"/>
      <w:r w:rsidR="00C377A0" w:rsidRPr="00C377A0">
        <w:rPr>
          <w:color w:val="000000"/>
          <w:lang w:eastAsia="hu-HU"/>
        </w:rPr>
        <w:t>))</w:t>
      </w:r>
    </w:p>
    <w:p w14:paraId="01156F86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    </w:t>
      </w:r>
      <w:proofErr w:type="spellStart"/>
      <w:r w:rsidRPr="00C377A0">
        <w:rPr>
          <w:color w:val="000000"/>
          <w:lang w:eastAsia="hu-HU"/>
        </w:rPr>
        <w:t>newList.push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estate</w:t>
      </w:r>
      <w:proofErr w:type="spellEnd"/>
      <w:r w:rsidRPr="00C377A0">
        <w:rPr>
          <w:color w:val="000000"/>
          <w:lang w:eastAsia="hu-HU"/>
        </w:rPr>
        <w:t>);</w:t>
      </w:r>
    </w:p>
    <w:p w14:paraId="2E6416E3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});</w:t>
      </w:r>
    </w:p>
    <w:p w14:paraId="50CEC693" w14:textId="0BEFCF63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</w:t>
      </w:r>
      <w:r w:rsidR="00087EA1">
        <w:rPr>
          <w:color w:val="000000"/>
          <w:lang w:eastAsia="hu-HU"/>
        </w:rPr>
        <w:t xml:space="preserve">  </w:t>
      </w:r>
      <w:proofErr w:type="spellStart"/>
      <w:r w:rsidRPr="00C377A0">
        <w:rPr>
          <w:color w:val="000000"/>
          <w:lang w:eastAsia="hu-HU"/>
        </w:rPr>
        <w:t>setListToDisplay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newList</w:t>
      </w:r>
      <w:proofErr w:type="spellEnd"/>
      <w:r w:rsidRPr="00C377A0">
        <w:rPr>
          <w:color w:val="000000"/>
          <w:lang w:eastAsia="hu-HU"/>
        </w:rPr>
        <w:t>);</w:t>
      </w:r>
    </w:p>
    <w:p w14:paraId="511DC518" w14:textId="71D23FF8" w:rsidR="00CE57EC" w:rsidRDefault="00C377A0" w:rsidP="00CE57EC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}</w:t>
      </w:r>
    </w:p>
    <w:p w14:paraId="11C24670" w14:textId="5C11A302" w:rsidR="009E2E63" w:rsidRDefault="00F32339" w:rsidP="009E2E63">
      <w:r>
        <w:t xml:space="preserve">A rendezésnek </w:t>
      </w:r>
      <w:r w:rsidR="00F34B0F">
        <w:t>három típusát implementáltam</w:t>
      </w:r>
      <w:r w:rsidR="00122C6C">
        <w:t>, ár szerint növekvő, ár szerint csökkenő, valamit időrendben csökkenő (legújabb el</w:t>
      </w:r>
      <w:r w:rsidR="00141F2B">
        <w:t>ö</w:t>
      </w:r>
      <w:r w:rsidR="00122C6C">
        <w:t>l).</w:t>
      </w:r>
      <w:r w:rsidR="00443965">
        <w:t xml:space="preserve"> A rendezés a kiemelt hirdetések listáját is rendezi.</w:t>
      </w:r>
    </w:p>
    <w:p w14:paraId="6F0BF78E" w14:textId="652D417C" w:rsidR="009E2E63" w:rsidRPr="008B4942" w:rsidRDefault="00BB746A" w:rsidP="00A558D8">
      <w:pPr>
        <w:pStyle w:val="Cmsor4"/>
        <w:rPr>
          <w:i/>
          <w:iCs/>
        </w:rPr>
      </w:pPr>
      <w:r>
        <w:t>C</w:t>
      </w:r>
      <w:r w:rsidRPr="008B4942">
        <w:rPr>
          <w:i/>
          <w:iCs/>
        </w:rPr>
        <w:t>hat</w:t>
      </w:r>
      <w:r w:rsidR="00C50317" w:rsidRPr="008B4942">
        <w:rPr>
          <w:i/>
          <w:iCs/>
        </w:rPr>
        <w:t xml:space="preserve">, </w:t>
      </w:r>
      <w:proofErr w:type="spellStart"/>
      <w:r w:rsidR="00C50317" w:rsidRPr="008B4942">
        <w:rPr>
          <w:i/>
          <w:iCs/>
        </w:rPr>
        <w:t>UserList</w:t>
      </w:r>
      <w:proofErr w:type="spellEnd"/>
      <w:r w:rsidR="00C50317" w:rsidRPr="008B4942">
        <w:rPr>
          <w:i/>
          <w:iCs/>
        </w:rPr>
        <w:t xml:space="preserve"> és</w:t>
      </w:r>
      <w:r w:rsidRPr="008B4942">
        <w:rPr>
          <w:i/>
          <w:iCs/>
        </w:rPr>
        <w:t xml:space="preserve"> </w:t>
      </w:r>
      <w:proofErr w:type="spellStart"/>
      <w:r w:rsidRPr="008B4942">
        <w:rPr>
          <w:i/>
          <w:iCs/>
        </w:rPr>
        <w:t>Messages</w:t>
      </w:r>
      <w:proofErr w:type="spellEnd"/>
    </w:p>
    <w:p w14:paraId="70077BDA" w14:textId="6A275394" w:rsidR="00B251C3" w:rsidRDefault="008E5251" w:rsidP="00B251C3">
      <w:r>
        <w:t xml:space="preserve">A megvalósítás alapvetően hasonlít a </w:t>
      </w:r>
      <w:proofErr w:type="spellStart"/>
      <w:r w:rsidRPr="008E5251">
        <w:rPr>
          <w:i/>
          <w:iCs/>
        </w:rPr>
        <w:t>Search</w:t>
      </w:r>
      <w:proofErr w:type="spellEnd"/>
      <w:r>
        <w:t xml:space="preserve"> és az </w:t>
      </w:r>
      <w:proofErr w:type="spellStart"/>
      <w:r w:rsidRPr="008E5251">
        <w:rPr>
          <w:i/>
          <w:iCs/>
        </w:rPr>
        <w:t>EstateList</w:t>
      </w:r>
      <w:proofErr w:type="spellEnd"/>
      <w:r>
        <w:rPr>
          <w:i/>
          <w:iCs/>
        </w:rPr>
        <w:t xml:space="preserve"> </w:t>
      </w:r>
      <w:r w:rsidR="00D906D9">
        <w:t>kapcsolatára.</w:t>
      </w:r>
      <w:r w:rsidR="00EA38D6">
        <w:t xml:space="preserve"> A </w:t>
      </w:r>
      <w:r w:rsidR="00EA38D6" w:rsidRPr="00EA38D6">
        <w:rPr>
          <w:i/>
          <w:iCs/>
        </w:rPr>
        <w:t>Chat</w:t>
      </w:r>
      <w:r w:rsidR="00C50317">
        <w:t xml:space="preserve"> </w:t>
      </w:r>
      <w:r w:rsidR="00EA38D6">
        <w:t>komponens átveszi az ellenoldali felhasználó nevét és</w:t>
      </w:r>
      <w:r w:rsidR="009E1B49">
        <w:t xml:space="preserve"> (minden alkalommal amikor megváltozik ez az érték)</w:t>
      </w:r>
      <w:r w:rsidR="00EA38D6">
        <w:t xml:space="preserve"> lekéri az általa</w:t>
      </w:r>
      <w:r w:rsidR="00887984">
        <w:t>,</w:t>
      </w:r>
      <w:r w:rsidR="00EA38D6">
        <w:t xml:space="preserve"> valamint a neki küldött üzeneteket</w:t>
      </w:r>
      <w:r w:rsidR="00B824A2">
        <w:t>, valamint kilistázza azokat</w:t>
      </w:r>
      <w:r w:rsidR="00EA38D6">
        <w:t xml:space="preserve">. </w:t>
      </w:r>
      <w:r w:rsidR="00C50317">
        <w:t xml:space="preserve">A </w:t>
      </w:r>
      <w:proofErr w:type="spellStart"/>
      <w:r w:rsidR="00C50317">
        <w:rPr>
          <w:i/>
          <w:iCs/>
        </w:rPr>
        <w:t>Message</w:t>
      </w:r>
      <w:proofErr w:type="spellEnd"/>
      <w:r w:rsidR="00C50317">
        <w:rPr>
          <w:i/>
          <w:iCs/>
        </w:rPr>
        <w:t xml:space="preserve"> </w:t>
      </w:r>
      <w:r w:rsidR="00C50317" w:rsidRPr="00C50317">
        <w:t>komponens lekéri</w:t>
      </w:r>
      <w:r w:rsidR="00C50317">
        <w:t xml:space="preserve"> az </w:t>
      </w:r>
      <w:r w:rsidR="00424A2D">
        <w:t>szervertől azon felhasználók neveit, akikkel a bejelentkezett felhasználó váltott már üzenetet</w:t>
      </w:r>
      <w:r w:rsidR="0061306C">
        <w:t xml:space="preserve">, majd átadja a </w:t>
      </w:r>
      <w:proofErr w:type="spellStart"/>
      <w:r w:rsidR="0061306C" w:rsidRPr="0061306C">
        <w:rPr>
          <w:i/>
          <w:iCs/>
        </w:rPr>
        <w:t>UserList</w:t>
      </w:r>
      <w:proofErr w:type="spellEnd"/>
      <w:r w:rsidR="0061306C">
        <w:t xml:space="preserve"> komponensnek. </w:t>
      </w:r>
      <w:r w:rsidR="00DC4082">
        <w:t>Ez a komponens</w:t>
      </w:r>
      <w:r w:rsidR="00B824A2">
        <w:t xml:space="preserve"> csupán kirajzolja a felhasználók neveit egy-egy link formájában. Amikor rákattintunk valamelyik felhasználó nevére, akkor az URL </w:t>
      </w:r>
      <w:r w:rsidR="00B824A2">
        <w:lastRenderedPageBreak/>
        <w:t>megváltozik</w:t>
      </w:r>
      <w:r w:rsidR="006C506A">
        <w:t>,</w:t>
      </w:r>
      <w:r w:rsidR="00B824A2">
        <w:t xml:space="preserve"> „/</w:t>
      </w:r>
      <w:proofErr w:type="spellStart"/>
      <w:r w:rsidR="00B824A2">
        <w:t>messages</w:t>
      </w:r>
      <w:proofErr w:type="spellEnd"/>
      <w:r w:rsidR="00B824A2">
        <w:t>/felhasználónév”</w:t>
      </w:r>
      <w:r w:rsidR="006C506A">
        <w:t xml:space="preserve"> lesz</w:t>
      </w:r>
      <w:r w:rsidR="00B824A2">
        <w:t>. A „</w:t>
      </w:r>
      <w:proofErr w:type="spellStart"/>
      <w:r w:rsidR="00B824A2">
        <w:t>refresh</w:t>
      </w:r>
      <w:proofErr w:type="spellEnd"/>
      <w:r w:rsidR="00B824A2">
        <w:t xml:space="preserve">” függvényre azért volt szükség, hogy a </w:t>
      </w:r>
      <w:proofErr w:type="spellStart"/>
      <w:r w:rsidR="00B824A2" w:rsidRPr="00B824A2">
        <w:rPr>
          <w:i/>
          <w:iCs/>
        </w:rPr>
        <w:t>Messages</w:t>
      </w:r>
      <w:proofErr w:type="spellEnd"/>
      <w:r w:rsidR="00B824A2">
        <w:rPr>
          <w:i/>
          <w:iCs/>
        </w:rPr>
        <w:t xml:space="preserve"> </w:t>
      </w:r>
      <w:r w:rsidR="00B824A2">
        <w:t xml:space="preserve">értesüljön az URL megváltozásáról, és a </w:t>
      </w:r>
      <w:r w:rsidR="00B824A2" w:rsidRPr="00DE6D2E">
        <w:rPr>
          <w:i/>
          <w:iCs/>
        </w:rPr>
        <w:t>Chat</w:t>
      </w:r>
      <w:r w:rsidR="00B824A2">
        <w:t xml:space="preserve"> </w:t>
      </w:r>
      <w:r w:rsidR="00DE6D2E">
        <w:t>újra rajzolódjon, a kiválasztott felhasználóval való üzenetváltásunkat mutassa.</w:t>
      </w:r>
    </w:p>
    <w:p w14:paraId="65C35905" w14:textId="77777777" w:rsidR="00026F76" w:rsidRDefault="00026F76" w:rsidP="00026F76"/>
    <w:p w14:paraId="6268901A" w14:textId="1451F839" w:rsidR="00B251C3" w:rsidRDefault="00B251C3" w:rsidP="00A558D8">
      <w:pPr>
        <w:pStyle w:val="Cmsor4"/>
      </w:pPr>
      <w:r>
        <w:t>Űrlapok</w:t>
      </w:r>
    </w:p>
    <w:p w14:paraId="27AC71FC" w14:textId="7A63D954" w:rsidR="00B94F43" w:rsidRDefault="00B94F43" w:rsidP="00B94F43">
      <w:r>
        <w:t>Az alkalmazásban három űrlap található, a bejelentkezés, a regisztráció, valamint az új hirdetés feladása.</w:t>
      </w:r>
      <w:r w:rsidR="00F33A20">
        <w:t xml:space="preserve"> Ezen űrlapok mindegyike rendelkezik egy alapszintű kliensoldali validációs logikával. Például nem engedi beadni az űrlapot, ha valamely mező </w:t>
      </w:r>
      <w:r w:rsidR="00E30CF3">
        <w:t>nem megfelelő</w:t>
      </w:r>
      <w:r w:rsidR="00233A80">
        <w:t xml:space="preserve"> (ellenben például a regisztrációnál a felhasználónév egyediségére csak </w:t>
      </w:r>
      <w:r w:rsidR="00233A80" w:rsidRPr="00233A80">
        <w:rPr>
          <w:i/>
          <w:iCs/>
        </w:rPr>
        <w:t>backend</w:t>
      </w:r>
      <w:r w:rsidR="00233A80">
        <w:t xml:space="preserve"> oldalon történik validáció).</w:t>
      </w:r>
      <w:r w:rsidR="007137F1">
        <w:t xml:space="preserve"> </w:t>
      </w:r>
      <w:r w:rsidR="00B82A1C">
        <w:t>Ezeket a visszajelzéseket részletesen a következő fejezetben mutatom be.</w:t>
      </w:r>
    </w:p>
    <w:p w14:paraId="7A3C43A4" w14:textId="005ED3C7" w:rsidR="001C7465" w:rsidRPr="001C7465" w:rsidRDefault="00DD7E4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</w:t>
      </w:r>
      <w:r w:rsidR="001C7465" w:rsidRPr="001C7465">
        <w:rPr>
          <w:color w:val="000000"/>
          <w:lang w:eastAsia="hu-HU"/>
        </w:rPr>
        <w:t xml:space="preserve">const </w:t>
      </w:r>
      <w:proofErr w:type="spellStart"/>
      <w:r w:rsidR="001C7465" w:rsidRPr="001C7465">
        <w:rPr>
          <w:color w:val="000000"/>
          <w:lang w:eastAsia="hu-HU"/>
        </w:rPr>
        <w:t>handleSubmit</w:t>
      </w:r>
      <w:proofErr w:type="spellEnd"/>
      <w:r w:rsidR="001C7465" w:rsidRPr="001C7465">
        <w:rPr>
          <w:color w:val="000000"/>
          <w:lang w:eastAsia="hu-HU"/>
        </w:rPr>
        <w:t xml:space="preserve"> = </w:t>
      </w:r>
      <w:proofErr w:type="spellStart"/>
      <w:r w:rsidR="001C7465" w:rsidRPr="001C7465">
        <w:rPr>
          <w:color w:val="000000"/>
          <w:lang w:eastAsia="hu-HU"/>
        </w:rPr>
        <w:t>async</w:t>
      </w:r>
      <w:proofErr w:type="spellEnd"/>
      <w:r w:rsidR="001C7465" w:rsidRPr="001C7465">
        <w:rPr>
          <w:color w:val="000000"/>
          <w:lang w:eastAsia="hu-HU"/>
        </w:rPr>
        <w:t xml:space="preserve"> (e) =&gt; {</w:t>
      </w:r>
    </w:p>
    <w:p w14:paraId="74FBE1B6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proofErr w:type="gramStart"/>
      <w:r w:rsidRPr="001C7465">
        <w:rPr>
          <w:color w:val="000000"/>
          <w:lang w:eastAsia="hu-HU"/>
        </w:rPr>
        <w:t>e.preventDefault</w:t>
      </w:r>
      <w:proofErr w:type="spellEnd"/>
      <w:proofErr w:type="gramEnd"/>
      <w:r w:rsidRPr="001C7465">
        <w:rPr>
          <w:color w:val="000000"/>
          <w:lang w:eastAsia="hu-HU"/>
        </w:rPr>
        <w:t>();</w:t>
      </w:r>
    </w:p>
    <w:p w14:paraId="7E0EFC1F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setLoading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true</w:t>
      </w:r>
      <w:proofErr w:type="spellEnd"/>
      <w:r w:rsidRPr="001C7465">
        <w:rPr>
          <w:color w:val="000000"/>
          <w:lang w:eastAsia="hu-HU"/>
        </w:rPr>
        <w:t>);</w:t>
      </w:r>
    </w:p>
    <w:p w14:paraId="1FEB3EF4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let</w:t>
      </w:r>
      <w:proofErr w:type="spellEnd"/>
      <w:r w:rsidRPr="001C7465">
        <w:rPr>
          <w:color w:val="000000"/>
          <w:lang w:eastAsia="hu-HU"/>
        </w:rPr>
        <w:t xml:space="preserve"> </w:t>
      </w:r>
      <w:proofErr w:type="spellStart"/>
      <w:r w:rsidRPr="001C7465">
        <w:rPr>
          <w:color w:val="000000"/>
          <w:lang w:eastAsia="hu-HU"/>
        </w:rPr>
        <w:t>user</w:t>
      </w:r>
      <w:proofErr w:type="spellEnd"/>
      <w:r w:rsidRPr="001C7465">
        <w:rPr>
          <w:color w:val="000000"/>
          <w:lang w:eastAsia="hu-HU"/>
        </w:rPr>
        <w:t xml:space="preserve"> = {</w:t>
      </w:r>
    </w:p>
    <w:p w14:paraId="1EDADCB3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email: email,</w:t>
      </w:r>
    </w:p>
    <w:p w14:paraId="4D51927F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password</w:t>
      </w:r>
      <w:proofErr w:type="spellEnd"/>
      <w:r w:rsidRPr="001C7465">
        <w:rPr>
          <w:color w:val="000000"/>
          <w:lang w:eastAsia="hu-HU"/>
        </w:rPr>
        <w:t xml:space="preserve">: </w:t>
      </w:r>
      <w:proofErr w:type="spellStart"/>
      <w:r w:rsidRPr="001C7465">
        <w:rPr>
          <w:color w:val="000000"/>
          <w:lang w:eastAsia="hu-HU"/>
        </w:rPr>
        <w:t>password</w:t>
      </w:r>
      <w:proofErr w:type="spellEnd"/>
      <w:r w:rsidRPr="001C7465">
        <w:rPr>
          <w:color w:val="000000"/>
          <w:lang w:eastAsia="hu-HU"/>
        </w:rPr>
        <w:t>,</w:t>
      </w:r>
    </w:p>
    <w:p w14:paraId="4D6DF950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remember</w:t>
      </w:r>
      <w:proofErr w:type="spellEnd"/>
      <w:r w:rsidRPr="001C7465">
        <w:rPr>
          <w:color w:val="000000"/>
          <w:lang w:eastAsia="hu-HU"/>
        </w:rPr>
        <w:t xml:space="preserve">: </w:t>
      </w:r>
      <w:proofErr w:type="spellStart"/>
      <w:r w:rsidRPr="001C7465">
        <w:rPr>
          <w:color w:val="000000"/>
          <w:lang w:eastAsia="hu-HU"/>
        </w:rPr>
        <w:t>checkbox</w:t>
      </w:r>
      <w:proofErr w:type="spellEnd"/>
    </w:p>
    <w:p w14:paraId="0F02507A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}</w:t>
      </w:r>
    </w:p>
    <w:p w14:paraId="66D606B3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const ok = </w:t>
      </w:r>
      <w:proofErr w:type="spellStart"/>
      <w:r w:rsidRPr="001C7465">
        <w:rPr>
          <w:color w:val="000000"/>
          <w:lang w:eastAsia="hu-HU"/>
        </w:rPr>
        <w:t>await</w:t>
      </w:r>
      <w:proofErr w:type="spellEnd"/>
      <w:r w:rsidRPr="001C7465">
        <w:rPr>
          <w:color w:val="000000"/>
          <w:lang w:eastAsia="hu-HU"/>
        </w:rPr>
        <w:t xml:space="preserve"> </w:t>
      </w:r>
      <w:proofErr w:type="spellStart"/>
      <w:r w:rsidRPr="001C7465">
        <w:rPr>
          <w:color w:val="000000"/>
          <w:lang w:eastAsia="hu-HU"/>
        </w:rPr>
        <w:t>signIn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user</w:t>
      </w:r>
      <w:proofErr w:type="spellEnd"/>
      <w:r w:rsidRPr="001C7465">
        <w:rPr>
          <w:color w:val="000000"/>
          <w:lang w:eastAsia="hu-HU"/>
        </w:rPr>
        <w:t>);</w:t>
      </w:r>
    </w:p>
    <w:p w14:paraId="3BCBEB93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if</w:t>
      </w:r>
      <w:proofErr w:type="spellEnd"/>
      <w:r w:rsidRPr="001C7465">
        <w:rPr>
          <w:color w:val="000000"/>
          <w:lang w:eastAsia="hu-HU"/>
        </w:rPr>
        <w:t xml:space="preserve"> (ok) {</w:t>
      </w:r>
    </w:p>
    <w:p w14:paraId="19194B7C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setFailed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false</w:t>
      </w:r>
      <w:proofErr w:type="spellEnd"/>
      <w:r w:rsidRPr="001C7465">
        <w:rPr>
          <w:color w:val="000000"/>
          <w:lang w:eastAsia="hu-HU"/>
        </w:rPr>
        <w:t>);</w:t>
      </w:r>
    </w:p>
    <w:p w14:paraId="7A7188CB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}</w:t>
      </w:r>
    </w:p>
    <w:p w14:paraId="7099CF26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else</w:t>
      </w:r>
      <w:proofErr w:type="spellEnd"/>
    </w:p>
    <w:p w14:paraId="57ACEB4D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setFailed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true</w:t>
      </w:r>
      <w:proofErr w:type="spellEnd"/>
      <w:r w:rsidRPr="001C7465">
        <w:rPr>
          <w:color w:val="000000"/>
          <w:lang w:eastAsia="hu-HU"/>
        </w:rPr>
        <w:t>);</w:t>
      </w:r>
    </w:p>
    <w:p w14:paraId="1FCBC49D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67427421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setLoading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false</w:t>
      </w:r>
      <w:proofErr w:type="spellEnd"/>
      <w:r w:rsidRPr="001C7465">
        <w:rPr>
          <w:color w:val="000000"/>
          <w:lang w:eastAsia="hu-HU"/>
        </w:rPr>
        <w:t>);</w:t>
      </w:r>
    </w:p>
    <w:p w14:paraId="639554B7" w14:textId="7B6DFF8F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}</w:t>
      </w:r>
    </w:p>
    <w:p w14:paraId="0ACC7B42" w14:textId="17858A61" w:rsidR="001C7465" w:rsidRPr="00902824" w:rsidRDefault="001C7465" w:rsidP="00B94F43">
      <w:r>
        <w:t>Az űrlapok beadására</w:t>
      </w:r>
      <w:r w:rsidR="003C0A2B">
        <w:t xml:space="preserve"> minden esetben</w:t>
      </w:r>
      <w:r>
        <w:t xml:space="preserve"> külön függvényt hoztam létre</w:t>
      </w:r>
      <w:r w:rsidR="00AF1EDB">
        <w:t>, erre egy példa a fönti kódrészlet, ahol a bejelentkezés űrlap elküldését láthatjuk.</w:t>
      </w:r>
      <w:r w:rsidR="00902824">
        <w:t xml:space="preserve"> Fontos az elején a </w:t>
      </w:r>
      <w:proofErr w:type="spellStart"/>
      <w:r w:rsidR="00902824" w:rsidRPr="00902824">
        <w:rPr>
          <w:i/>
          <w:iCs/>
          <w:color w:val="000000"/>
          <w:lang w:eastAsia="hu-HU"/>
        </w:rPr>
        <w:t>preventDefault</w:t>
      </w:r>
      <w:proofErr w:type="spellEnd"/>
      <w:r w:rsidR="00902824">
        <w:rPr>
          <w:i/>
          <w:iCs/>
          <w:color w:val="000000"/>
          <w:lang w:eastAsia="hu-HU"/>
        </w:rPr>
        <w:t xml:space="preserve"> </w:t>
      </w:r>
      <w:r w:rsidR="003A5B78">
        <w:rPr>
          <w:color w:val="000000"/>
          <w:lang w:eastAsia="hu-HU"/>
        </w:rPr>
        <w:t>függvény hívása, ez ugyanis megakadályozza az alap működést</w:t>
      </w:r>
      <w:r w:rsidR="00127144">
        <w:rPr>
          <w:color w:val="000000"/>
          <w:lang w:eastAsia="hu-HU"/>
        </w:rPr>
        <w:t>,</w:t>
      </w:r>
      <w:r w:rsidR="003A5B78">
        <w:rPr>
          <w:color w:val="000000"/>
          <w:lang w:eastAsia="hu-HU"/>
        </w:rPr>
        <w:t xml:space="preserve"> </w:t>
      </w:r>
      <w:r w:rsidR="00127144">
        <w:rPr>
          <w:color w:val="000000"/>
          <w:lang w:eastAsia="hu-HU"/>
        </w:rPr>
        <w:t>és nem tölti újra az oldalt</w:t>
      </w:r>
      <w:r w:rsidR="00603EBF">
        <w:rPr>
          <w:color w:val="000000"/>
          <w:lang w:eastAsia="hu-HU"/>
        </w:rPr>
        <w:t>.</w:t>
      </w:r>
      <w:r w:rsidR="00127144">
        <w:rPr>
          <w:color w:val="000000"/>
          <w:lang w:eastAsia="hu-HU"/>
        </w:rPr>
        <w:t xml:space="preserve"> </w:t>
      </w:r>
      <w:r w:rsidR="00BE5936">
        <w:rPr>
          <w:color w:val="000000"/>
          <w:lang w:eastAsia="hu-HU"/>
        </w:rPr>
        <w:t xml:space="preserve">Ehelyett egy </w:t>
      </w:r>
      <w:r w:rsidR="00BE5936" w:rsidRPr="00BE5936">
        <w:rPr>
          <w:i/>
          <w:iCs/>
          <w:color w:val="000000"/>
          <w:lang w:eastAsia="hu-HU"/>
        </w:rPr>
        <w:t xml:space="preserve">API </w:t>
      </w:r>
      <w:r w:rsidR="00BE5936">
        <w:rPr>
          <w:color w:val="000000"/>
          <w:lang w:eastAsia="hu-HU"/>
        </w:rPr>
        <w:t>végpontot hív és elküldi a felhasználó belépési adatait (email, jelszó, belépve maradok).</w:t>
      </w:r>
    </w:p>
    <w:p w14:paraId="3A365C73" w14:textId="6F464E12" w:rsidR="0084605A" w:rsidRDefault="0084605A" w:rsidP="0084605A">
      <w:pPr>
        <w:pStyle w:val="Cmsor4"/>
      </w:pPr>
      <w:r>
        <w:t>Google tér</w:t>
      </w:r>
      <w:r w:rsidR="00EA1EB9">
        <w:t>kép</w:t>
      </w:r>
    </w:p>
    <w:p w14:paraId="772E0B5C" w14:textId="36B30B7C" w:rsidR="00EF18A7" w:rsidRDefault="00A31F1B" w:rsidP="00EF18A7">
      <w:r>
        <w:t xml:space="preserve">A </w:t>
      </w:r>
      <w:r w:rsidR="000106C3">
        <w:t>G</w:t>
      </w:r>
      <w:r>
        <w:t>oogle térkép integrációjához a már korábban említett</w:t>
      </w:r>
      <w:r w:rsidR="009B4770" w:rsidRPr="009B4770">
        <w:t xml:space="preserve"> </w:t>
      </w:r>
      <w:r w:rsidR="009B4770" w:rsidRPr="009B4770">
        <w:rPr>
          <w:i/>
          <w:iCs/>
        </w:rPr>
        <w:t xml:space="preserve">Google </w:t>
      </w:r>
      <w:proofErr w:type="spellStart"/>
      <w:r w:rsidR="009B4770" w:rsidRPr="009B4770">
        <w:rPr>
          <w:i/>
          <w:iCs/>
        </w:rPr>
        <w:t>Maps</w:t>
      </w:r>
      <w:proofErr w:type="spellEnd"/>
      <w:r w:rsidR="009B4770" w:rsidRPr="009B4770">
        <w:rPr>
          <w:i/>
          <w:iCs/>
        </w:rPr>
        <w:t xml:space="preserve"> </w:t>
      </w:r>
      <w:proofErr w:type="spellStart"/>
      <w:r w:rsidR="009B4770" w:rsidRPr="009B4770">
        <w:rPr>
          <w:i/>
          <w:iCs/>
        </w:rPr>
        <w:t>React</w:t>
      </w:r>
      <w:proofErr w:type="spellEnd"/>
      <w:r w:rsidR="009B4770">
        <w:rPr>
          <w:i/>
          <w:iCs/>
        </w:rPr>
        <w:t xml:space="preserve"> </w:t>
      </w:r>
      <w:r w:rsidR="009B4770">
        <w:t>nevű könyvtárat használtam.</w:t>
      </w:r>
      <w:r w:rsidR="000106C3">
        <w:t xml:space="preserve"> </w:t>
      </w:r>
      <w:r w:rsidR="00766767">
        <w:t xml:space="preserve">Három különböző térkép komponens került az alkalmazásba, </w:t>
      </w:r>
      <w:proofErr w:type="spellStart"/>
      <w:r w:rsidR="00766767" w:rsidRPr="00766767">
        <w:rPr>
          <w:i/>
          <w:iCs/>
        </w:rPr>
        <w:t>SearchMap</w:t>
      </w:r>
      <w:proofErr w:type="spellEnd"/>
      <w:r w:rsidR="00766767">
        <w:t xml:space="preserve">, </w:t>
      </w:r>
      <w:proofErr w:type="spellStart"/>
      <w:r w:rsidR="00766767" w:rsidRPr="00766767">
        <w:rPr>
          <w:i/>
          <w:iCs/>
        </w:rPr>
        <w:t>DetailMap</w:t>
      </w:r>
      <w:proofErr w:type="spellEnd"/>
      <w:r w:rsidR="00766767">
        <w:t xml:space="preserve">, illetve az </w:t>
      </w:r>
      <w:proofErr w:type="spellStart"/>
      <w:r w:rsidR="00766767" w:rsidRPr="00766767">
        <w:rPr>
          <w:i/>
          <w:iCs/>
        </w:rPr>
        <w:t>EditMap</w:t>
      </w:r>
      <w:proofErr w:type="spellEnd"/>
      <w:r w:rsidR="006D603E">
        <w:rPr>
          <w:i/>
          <w:iCs/>
        </w:rPr>
        <w:t>.</w:t>
      </w:r>
      <w:r w:rsidR="002F2AB1">
        <w:rPr>
          <w:i/>
          <w:iCs/>
        </w:rPr>
        <w:t xml:space="preserve"> </w:t>
      </w:r>
      <w:r w:rsidR="002F2AB1">
        <w:t xml:space="preserve">A </w:t>
      </w:r>
      <w:proofErr w:type="spellStart"/>
      <w:r w:rsidR="002F2AB1" w:rsidRPr="002F2AB1">
        <w:rPr>
          <w:i/>
          <w:iCs/>
        </w:rPr>
        <w:t>SearchMap</w:t>
      </w:r>
      <w:proofErr w:type="spellEnd"/>
      <w:r w:rsidR="002F2AB1">
        <w:rPr>
          <w:i/>
          <w:iCs/>
        </w:rPr>
        <w:t xml:space="preserve"> </w:t>
      </w:r>
      <w:r w:rsidR="00C8486F">
        <w:t xml:space="preserve">és a </w:t>
      </w:r>
      <w:proofErr w:type="spellStart"/>
      <w:r w:rsidR="00C8486F" w:rsidRPr="00C8486F">
        <w:rPr>
          <w:i/>
          <w:iCs/>
        </w:rPr>
        <w:t>DetailMap</w:t>
      </w:r>
      <w:proofErr w:type="spellEnd"/>
      <w:r w:rsidR="00C8486F">
        <w:rPr>
          <w:i/>
          <w:iCs/>
        </w:rPr>
        <w:t xml:space="preserve"> </w:t>
      </w:r>
      <w:r w:rsidR="00C8486F">
        <w:t>is csupán megjelenít ingatlanokat a térképen gombostű (marker) formájában.</w:t>
      </w:r>
      <w:r w:rsidR="004B4296">
        <w:t xml:space="preserve"> A </w:t>
      </w:r>
      <w:r w:rsidR="004B4296">
        <w:lastRenderedPageBreak/>
        <w:t xml:space="preserve">különbség közöttük mindössze annyi, hogy a </w:t>
      </w:r>
      <w:proofErr w:type="spellStart"/>
      <w:r w:rsidR="004B4296" w:rsidRPr="004B4296">
        <w:rPr>
          <w:i/>
          <w:iCs/>
        </w:rPr>
        <w:t>SearchMap</w:t>
      </w:r>
      <w:proofErr w:type="spellEnd"/>
      <w:r w:rsidR="004B4296">
        <w:t xml:space="preserve"> kezdeti pozíciója a jelenlegi pozíciónk, amelyet a böngészőtől kér el</w:t>
      </w:r>
      <w:r w:rsidR="008B3153">
        <w:t>.</w:t>
      </w:r>
      <w:r w:rsidR="001F4F26">
        <w:t xml:space="preserve"> A </w:t>
      </w:r>
      <w:proofErr w:type="spellStart"/>
      <w:r w:rsidR="001F4F26" w:rsidRPr="001F4F26">
        <w:rPr>
          <w:i/>
          <w:iCs/>
        </w:rPr>
        <w:t>DetailMap</w:t>
      </w:r>
      <w:proofErr w:type="spellEnd"/>
      <w:r w:rsidR="001F4F26" w:rsidRPr="001F4F26">
        <w:rPr>
          <w:i/>
          <w:iCs/>
        </w:rPr>
        <w:t xml:space="preserve"> </w:t>
      </w:r>
      <w:r w:rsidR="001F4F26">
        <w:t>miután az ingatlan részletek oldalon látható, ezért a kérdéses ingatlan pozícióját helyezi a középpontba.</w:t>
      </w:r>
      <w:r w:rsidR="00061FDE">
        <w:t xml:space="preserve"> Amennyiben ráklikkelünk egy gombostűre, akkor </w:t>
      </w:r>
      <w:r w:rsidR="00483CD6">
        <w:t>az alkalmazás átnavigál az adott ingatlanhoz tartozó részletek oldalra.</w:t>
      </w:r>
      <w:r w:rsidR="00A077F4">
        <w:t xml:space="preserve"> A </w:t>
      </w:r>
      <w:proofErr w:type="spellStart"/>
      <w:r w:rsidR="00A077F4" w:rsidRPr="00A077F4">
        <w:rPr>
          <w:i/>
          <w:iCs/>
        </w:rPr>
        <w:t>DetailMap</w:t>
      </w:r>
      <w:proofErr w:type="spellEnd"/>
      <w:r w:rsidR="00A077F4">
        <w:t xml:space="preserve"> kódja alább látható.</w:t>
      </w:r>
    </w:p>
    <w:p w14:paraId="199C841B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export </w:t>
      </w:r>
      <w:proofErr w:type="spellStart"/>
      <w:r w:rsidRPr="00BF2C12">
        <w:rPr>
          <w:color w:val="000000"/>
          <w:lang w:eastAsia="hu-HU"/>
        </w:rPr>
        <w:t>function</w:t>
      </w:r>
      <w:proofErr w:type="spellEnd"/>
      <w:r w:rsidRPr="00BF2C12">
        <w:rPr>
          <w:color w:val="000000"/>
          <w:lang w:eastAsia="hu-HU"/>
        </w:rPr>
        <w:t xml:space="preserve"> </w:t>
      </w:r>
      <w:proofErr w:type="spellStart"/>
      <w:proofErr w:type="gramStart"/>
      <w:r w:rsidRPr="00BF2C12">
        <w:rPr>
          <w:color w:val="000000"/>
          <w:lang w:eastAsia="hu-HU"/>
        </w:rPr>
        <w:t>MapContainer</w:t>
      </w:r>
      <w:proofErr w:type="spellEnd"/>
      <w:r w:rsidRPr="00BF2C12">
        <w:rPr>
          <w:color w:val="000000"/>
          <w:lang w:eastAsia="hu-HU"/>
        </w:rPr>
        <w:t>(</w:t>
      </w:r>
      <w:proofErr w:type="gramEnd"/>
      <w:r w:rsidRPr="00BF2C12">
        <w:rPr>
          <w:color w:val="000000"/>
          <w:lang w:eastAsia="hu-HU"/>
        </w:rPr>
        <w:t xml:space="preserve">{ </w:t>
      </w:r>
      <w:proofErr w:type="spellStart"/>
      <w:r w:rsidRPr="00BF2C12">
        <w:rPr>
          <w:color w:val="000000"/>
          <w:lang w:eastAsia="hu-HU"/>
        </w:rPr>
        <w:t>estates</w:t>
      </w:r>
      <w:proofErr w:type="spellEnd"/>
      <w:r w:rsidRPr="00BF2C12">
        <w:rPr>
          <w:color w:val="000000"/>
          <w:lang w:eastAsia="hu-HU"/>
        </w:rPr>
        <w:t xml:space="preserve">, </w:t>
      </w:r>
      <w:proofErr w:type="spellStart"/>
      <w:r w:rsidRPr="00BF2C12">
        <w:rPr>
          <w:color w:val="000000"/>
          <w:lang w:eastAsia="hu-HU"/>
        </w:rPr>
        <w:t>google</w:t>
      </w:r>
      <w:proofErr w:type="spellEnd"/>
      <w:r w:rsidRPr="00BF2C12">
        <w:rPr>
          <w:color w:val="000000"/>
          <w:lang w:eastAsia="hu-HU"/>
        </w:rPr>
        <w:t>, center }) {</w:t>
      </w:r>
    </w:p>
    <w:p w14:paraId="2484B72F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</w:t>
      </w:r>
      <w:proofErr w:type="spellStart"/>
      <w:r w:rsidRPr="00BF2C12">
        <w:rPr>
          <w:color w:val="000000"/>
          <w:lang w:eastAsia="hu-HU"/>
        </w:rPr>
        <w:t>let</w:t>
      </w:r>
      <w:proofErr w:type="spellEnd"/>
      <w:r w:rsidRPr="00BF2C12">
        <w:rPr>
          <w:color w:val="000000"/>
          <w:lang w:eastAsia="hu-HU"/>
        </w:rPr>
        <w:t xml:space="preserve"> </w:t>
      </w:r>
      <w:proofErr w:type="spellStart"/>
      <w:r w:rsidRPr="00BF2C12">
        <w:rPr>
          <w:color w:val="000000"/>
          <w:lang w:eastAsia="hu-HU"/>
        </w:rPr>
        <w:t>history</w:t>
      </w:r>
      <w:proofErr w:type="spellEnd"/>
      <w:r w:rsidRPr="00BF2C12">
        <w:rPr>
          <w:color w:val="000000"/>
          <w:lang w:eastAsia="hu-HU"/>
        </w:rPr>
        <w:t xml:space="preserve"> = </w:t>
      </w:r>
      <w:proofErr w:type="spellStart"/>
      <w:proofErr w:type="gramStart"/>
      <w:r w:rsidRPr="00BF2C12">
        <w:rPr>
          <w:color w:val="000000"/>
          <w:lang w:eastAsia="hu-HU"/>
        </w:rPr>
        <w:t>useHistory</w:t>
      </w:r>
      <w:proofErr w:type="spellEnd"/>
      <w:r w:rsidRPr="00BF2C12">
        <w:rPr>
          <w:color w:val="000000"/>
          <w:lang w:eastAsia="hu-HU"/>
        </w:rPr>
        <w:t>(</w:t>
      </w:r>
      <w:proofErr w:type="gramEnd"/>
      <w:r w:rsidRPr="00BF2C12">
        <w:rPr>
          <w:color w:val="000000"/>
          <w:lang w:eastAsia="hu-HU"/>
        </w:rPr>
        <w:t>);</w:t>
      </w:r>
    </w:p>
    <w:p w14:paraId="1274427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1126B882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const </w:t>
      </w:r>
      <w:proofErr w:type="spellStart"/>
      <w:r w:rsidRPr="00BF2C12">
        <w:rPr>
          <w:color w:val="000000"/>
          <w:lang w:eastAsia="hu-HU"/>
        </w:rPr>
        <w:t>onMarkerClick</w:t>
      </w:r>
      <w:proofErr w:type="spellEnd"/>
      <w:r w:rsidRPr="00BF2C12">
        <w:rPr>
          <w:color w:val="000000"/>
          <w:lang w:eastAsia="hu-HU"/>
        </w:rPr>
        <w:t xml:space="preserve"> = (</w:t>
      </w:r>
      <w:proofErr w:type="spellStart"/>
      <w:r w:rsidRPr="00BF2C12">
        <w:rPr>
          <w:color w:val="000000"/>
          <w:lang w:eastAsia="hu-HU"/>
        </w:rPr>
        <w:t>id</w:t>
      </w:r>
      <w:proofErr w:type="spellEnd"/>
      <w:r w:rsidRPr="00BF2C12">
        <w:rPr>
          <w:color w:val="000000"/>
          <w:lang w:eastAsia="hu-HU"/>
        </w:rPr>
        <w:t>) =&gt; {</w:t>
      </w:r>
    </w:p>
    <w:p w14:paraId="15810E93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</w:t>
      </w:r>
      <w:proofErr w:type="spellStart"/>
      <w:proofErr w:type="gramStart"/>
      <w:r w:rsidRPr="00BF2C12">
        <w:rPr>
          <w:color w:val="000000"/>
          <w:lang w:eastAsia="hu-HU"/>
        </w:rPr>
        <w:t>history.push</w:t>
      </w:r>
      <w:proofErr w:type="spellEnd"/>
      <w:proofErr w:type="gramEnd"/>
      <w:r w:rsidRPr="00BF2C12">
        <w:rPr>
          <w:color w:val="000000"/>
          <w:lang w:eastAsia="hu-HU"/>
        </w:rPr>
        <w:t>(`/</w:t>
      </w:r>
      <w:proofErr w:type="spellStart"/>
      <w:r w:rsidRPr="00BF2C12">
        <w:rPr>
          <w:color w:val="000000"/>
          <w:lang w:eastAsia="hu-HU"/>
        </w:rPr>
        <w:t>estate</w:t>
      </w:r>
      <w:proofErr w:type="spellEnd"/>
      <w:r w:rsidRPr="00BF2C12">
        <w:rPr>
          <w:color w:val="000000"/>
          <w:lang w:eastAsia="hu-HU"/>
        </w:rPr>
        <w:t>/${</w:t>
      </w:r>
      <w:proofErr w:type="spellStart"/>
      <w:r w:rsidRPr="00BF2C12">
        <w:rPr>
          <w:color w:val="000000"/>
          <w:lang w:eastAsia="hu-HU"/>
        </w:rPr>
        <w:t>id</w:t>
      </w:r>
      <w:proofErr w:type="spellEnd"/>
      <w:r w:rsidRPr="00BF2C12">
        <w:rPr>
          <w:color w:val="000000"/>
          <w:lang w:eastAsia="hu-HU"/>
        </w:rPr>
        <w:t>}`)</w:t>
      </w:r>
    </w:p>
    <w:p w14:paraId="1318CB7C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};</w:t>
      </w:r>
    </w:p>
    <w:p w14:paraId="394322B9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5F97E26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</w:t>
      </w:r>
      <w:proofErr w:type="spellStart"/>
      <w:r w:rsidRPr="00BF2C12">
        <w:rPr>
          <w:color w:val="000000"/>
          <w:lang w:eastAsia="hu-HU"/>
        </w:rPr>
        <w:t>return</w:t>
      </w:r>
      <w:proofErr w:type="spellEnd"/>
      <w:r w:rsidRPr="00BF2C12">
        <w:rPr>
          <w:color w:val="000000"/>
          <w:lang w:eastAsia="hu-HU"/>
        </w:rPr>
        <w:t xml:space="preserve"> (</w:t>
      </w:r>
    </w:p>
    <w:p w14:paraId="60D5896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&lt;Map</w:t>
      </w:r>
    </w:p>
    <w:p w14:paraId="7B04CAD1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</w:t>
      </w:r>
      <w:proofErr w:type="spellStart"/>
      <w:r w:rsidRPr="00BF2C12">
        <w:rPr>
          <w:color w:val="000000"/>
          <w:lang w:eastAsia="hu-HU"/>
        </w:rPr>
        <w:t>google</w:t>
      </w:r>
      <w:proofErr w:type="spellEnd"/>
      <w:r w:rsidRPr="00BF2C12">
        <w:rPr>
          <w:color w:val="000000"/>
          <w:lang w:eastAsia="hu-HU"/>
        </w:rPr>
        <w:t>={</w:t>
      </w:r>
      <w:proofErr w:type="spellStart"/>
      <w:r w:rsidRPr="00BF2C12">
        <w:rPr>
          <w:color w:val="000000"/>
          <w:lang w:eastAsia="hu-HU"/>
        </w:rPr>
        <w:t>google</w:t>
      </w:r>
      <w:proofErr w:type="spellEnd"/>
      <w:r w:rsidRPr="00BF2C12">
        <w:rPr>
          <w:color w:val="000000"/>
          <w:lang w:eastAsia="hu-HU"/>
        </w:rPr>
        <w:t>}</w:t>
      </w:r>
    </w:p>
    <w:p w14:paraId="01E5C00C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zoom</w:t>
      </w:r>
      <w:proofErr w:type="gramStart"/>
      <w:r w:rsidRPr="00BF2C12">
        <w:rPr>
          <w:color w:val="000000"/>
          <w:lang w:eastAsia="hu-HU"/>
        </w:rPr>
        <w:t>={</w:t>
      </w:r>
      <w:proofErr w:type="gramEnd"/>
      <w:r w:rsidRPr="00BF2C12">
        <w:rPr>
          <w:color w:val="000000"/>
          <w:lang w:eastAsia="hu-HU"/>
        </w:rPr>
        <w:t>16}</w:t>
      </w:r>
    </w:p>
    <w:p w14:paraId="6605333F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</w:t>
      </w:r>
      <w:proofErr w:type="spellStart"/>
      <w:r w:rsidRPr="00BF2C12">
        <w:rPr>
          <w:color w:val="000000"/>
          <w:lang w:eastAsia="hu-HU"/>
        </w:rPr>
        <w:t>style</w:t>
      </w:r>
      <w:proofErr w:type="spellEnd"/>
      <w:r w:rsidRPr="00BF2C12">
        <w:rPr>
          <w:color w:val="000000"/>
          <w:lang w:eastAsia="hu-HU"/>
        </w:rPr>
        <w:t>={</w:t>
      </w:r>
      <w:proofErr w:type="spellStart"/>
      <w:r w:rsidRPr="00BF2C12">
        <w:rPr>
          <w:color w:val="000000"/>
          <w:lang w:eastAsia="hu-HU"/>
        </w:rPr>
        <w:t>mapStyles</w:t>
      </w:r>
      <w:proofErr w:type="spellEnd"/>
      <w:r w:rsidRPr="00BF2C12">
        <w:rPr>
          <w:color w:val="000000"/>
          <w:lang w:eastAsia="hu-HU"/>
        </w:rPr>
        <w:t>}</w:t>
      </w:r>
    </w:p>
    <w:p w14:paraId="708BDC24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</w:t>
      </w:r>
      <w:proofErr w:type="spellStart"/>
      <w:r w:rsidRPr="00BF2C12">
        <w:rPr>
          <w:color w:val="000000"/>
          <w:lang w:eastAsia="hu-HU"/>
        </w:rPr>
        <w:t>initialCenter</w:t>
      </w:r>
      <w:proofErr w:type="spellEnd"/>
      <w:r w:rsidRPr="00BF2C12">
        <w:rPr>
          <w:color w:val="000000"/>
          <w:lang w:eastAsia="hu-HU"/>
        </w:rPr>
        <w:t>={center}&gt;</w:t>
      </w:r>
    </w:p>
    <w:p w14:paraId="4089434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{</w:t>
      </w:r>
      <w:proofErr w:type="spellStart"/>
      <w:r w:rsidRPr="00BF2C12">
        <w:rPr>
          <w:color w:val="000000"/>
          <w:lang w:eastAsia="hu-HU"/>
        </w:rPr>
        <w:t>estates.map</w:t>
      </w:r>
      <w:proofErr w:type="spellEnd"/>
      <w:r w:rsidRPr="00BF2C12">
        <w:rPr>
          <w:color w:val="000000"/>
          <w:lang w:eastAsia="hu-HU"/>
        </w:rPr>
        <w:t>((</w:t>
      </w:r>
      <w:proofErr w:type="spellStart"/>
      <w:r w:rsidRPr="00BF2C12">
        <w:rPr>
          <w:color w:val="000000"/>
          <w:lang w:eastAsia="hu-HU"/>
        </w:rPr>
        <w:t>estate</w:t>
      </w:r>
      <w:proofErr w:type="spellEnd"/>
      <w:r w:rsidRPr="00BF2C12">
        <w:rPr>
          <w:color w:val="000000"/>
          <w:lang w:eastAsia="hu-HU"/>
        </w:rPr>
        <w:t>) =&gt; {</w:t>
      </w:r>
    </w:p>
    <w:p w14:paraId="6CE68102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</w:t>
      </w:r>
      <w:proofErr w:type="spellStart"/>
      <w:r w:rsidRPr="00BF2C12">
        <w:rPr>
          <w:color w:val="000000"/>
          <w:lang w:eastAsia="hu-HU"/>
        </w:rPr>
        <w:t>return</w:t>
      </w:r>
      <w:proofErr w:type="spellEnd"/>
      <w:r w:rsidRPr="00BF2C12">
        <w:rPr>
          <w:color w:val="000000"/>
          <w:lang w:eastAsia="hu-HU"/>
        </w:rPr>
        <w:t xml:space="preserve"> (</w:t>
      </w:r>
    </w:p>
    <w:p w14:paraId="61F02CD9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</w:t>
      </w:r>
    </w:p>
    <w:p w14:paraId="55F57C3D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&lt;Marker</w:t>
      </w:r>
    </w:p>
    <w:p w14:paraId="45AC103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</w:t>
      </w:r>
      <w:proofErr w:type="spellStart"/>
      <w:r w:rsidRPr="00BF2C12">
        <w:rPr>
          <w:color w:val="000000"/>
          <w:lang w:eastAsia="hu-HU"/>
        </w:rPr>
        <w:t>onClick</w:t>
      </w:r>
      <w:proofErr w:type="spellEnd"/>
      <w:proofErr w:type="gramStart"/>
      <w:r w:rsidRPr="00BF2C12">
        <w:rPr>
          <w:color w:val="000000"/>
          <w:lang w:eastAsia="hu-HU"/>
        </w:rPr>
        <w:t>={</w:t>
      </w:r>
      <w:proofErr w:type="gramEnd"/>
      <w:r w:rsidRPr="00BF2C12">
        <w:rPr>
          <w:color w:val="000000"/>
          <w:lang w:eastAsia="hu-HU"/>
        </w:rPr>
        <w:t>e =&gt; {</w:t>
      </w:r>
      <w:proofErr w:type="spellStart"/>
      <w:r w:rsidRPr="00BF2C12">
        <w:rPr>
          <w:color w:val="000000"/>
          <w:lang w:eastAsia="hu-HU"/>
        </w:rPr>
        <w:t>onMarkerClick</w:t>
      </w:r>
      <w:proofErr w:type="spellEnd"/>
      <w:r w:rsidRPr="00BF2C12">
        <w:rPr>
          <w:color w:val="000000"/>
          <w:lang w:eastAsia="hu-HU"/>
        </w:rPr>
        <w:t>(estate.id)}}</w:t>
      </w:r>
    </w:p>
    <w:p w14:paraId="74F708EF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</w:t>
      </w:r>
      <w:proofErr w:type="spellStart"/>
      <w:r w:rsidRPr="00BF2C12">
        <w:rPr>
          <w:color w:val="000000"/>
          <w:lang w:eastAsia="hu-HU"/>
        </w:rPr>
        <w:t>key</w:t>
      </w:r>
      <w:proofErr w:type="spellEnd"/>
      <w:proofErr w:type="gramStart"/>
      <w:r w:rsidRPr="00BF2C12">
        <w:rPr>
          <w:color w:val="000000"/>
          <w:lang w:eastAsia="hu-HU"/>
        </w:rPr>
        <w:t>={</w:t>
      </w:r>
      <w:proofErr w:type="gramEnd"/>
      <w:r w:rsidRPr="00BF2C12">
        <w:rPr>
          <w:color w:val="000000"/>
          <w:lang w:eastAsia="hu-HU"/>
        </w:rPr>
        <w:t>estate.id + "marker"}</w:t>
      </w:r>
    </w:p>
    <w:p w14:paraId="441EBBCD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</w:t>
      </w:r>
      <w:proofErr w:type="spellStart"/>
      <w:r w:rsidRPr="00BF2C12">
        <w:rPr>
          <w:color w:val="000000"/>
          <w:lang w:eastAsia="hu-HU"/>
        </w:rPr>
        <w:t>position</w:t>
      </w:r>
      <w:proofErr w:type="spellEnd"/>
      <w:proofErr w:type="gramStart"/>
      <w:r w:rsidRPr="00BF2C12">
        <w:rPr>
          <w:color w:val="000000"/>
          <w:lang w:eastAsia="hu-HU"/>
        </w:rPr>
        <w:t>={</w:t>
      </w:r>
      <w:proofErr w:type="gramEnd"/>
      <w:r w:rsidRPr="00BF2C12">
        <w:rPr>
          <w:color w:val="000000"/>
          <w:lang w:eastAsia="hu-HU"/>
        </w:rPr>
        <w:t>{</w:t>
      </w:r>
    </w:p>
    <w:p w14:paraId="6A176E6D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  lat: </w:t>
      </w:r>
      <w:proofErr w:type="spellStart"/>
      <w:proofErr w:type="gramStart"/>
      <w:r w:rsidRPr="00BF2C12">
        <w:rPr>
          <w:color w:val="000000"/>
          <w:lang w:eastAsia="hu-HU"/>
        </w:rPr>
        <w:t>estate.address</w:t>
      </w:r>
      <w:proofErr w:type="gramEnd"/>
      <w:r w:rsidRPr="00BF2C12">
        <w:rPr>
          <w:color w:val="000000"/>
          <w:lang w:eastAsia="hu-HU"/>
        </w:rPr>
        <w:t>.latitude</w:t>
      </w:r>
      <w:proofErr w:type="spellEnd"/>
      <w:r w:rsidRPr="00BF2C12">
        <w:rPr>
          <w:color w:val="000000"/>
          <w:lang w:eastAsia="hu-HU"/>
        </w:rPr>
        <w:t>,</w:t>
      </w:r>
    </w:p>
    <w:p w14:paraId="1FF44C54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  </w:t>
      </w:r>
      <w:proofErr w:type="spellStart"/>
      <w:r w:rsidRPr="00BF2C12">
        <w:rPr>
          <w:color w:val="000000"/>
          <w:lang w:eastAsia="hu-HU"/>
        </w:rPr>
        <w:t>lng</w:t>
      </w:r>
      <w:proofErr w:type="spellEnd"/>
      <w:r w:rsidRPr="00BF2C12">
        <w:rPr>
          <w:color w:val="000000"/>
          <w:lang w:eastAsia="hu-HU"/>
        </w:rPr>
        <w:t xml:space="preserve">: </w:t>
      </w:r>
      <w:proofErr w:type="spellStart"/>
      <w:proofErr w:type="gramStart"/>
      <w:r w:rsidRPr="00BF2C12">
        <w:rPr>
          <w:color w:val="000000"/>
          <w:lang w:eastAsia="hu-HU"/>
        </w:rPr>
        <w:t>estate.address</w:t>
      </w:r>
      <w:proofErr w:type="gramEnd"/>
      <w:r w:rsidRPr="00BF2C12">
        <w:rPr>
          <w:color w:val="000000"/>
          <w:lang w:eastAsia="hu-HU"/>
        </w:rPr>
        <w:t>.longitude</w:t>
      </w:r>
      <w:proofErr w:type="spellEnd"/>
    </w:p>
    <w:p w14:paraId="7A20E83C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}}</w:t>
      </w:r>
    </w:p>
    <w:p w14:paraId="5B7A4F10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&gt;</w:t>
      </w:r>
    </w:p>
    <w:p w14:paraId="7E38100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&lt;/Marker&gt;</w:t>
      </w:r>
    </w:p>
    <w:p w14:paraId="47CB8FA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);</w:t>
      </w:r>
    </w:p>
    <w:p w14:paraId="6752824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})}</w:t>
      </w:r>
    </w:p>
    <w:p w14:paraId="635D0016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&lt;/Map &gt;</w:t>
      </w:r>
    </w:p>
    <w:p w14:paraId="01D9367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);</w:t>
      </w:r>
    </w:p>
    <w:p w14:paraId="050B515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>}</w:t>
      </w:r>
    </w:p>
    <w:p w14:paraId="7D935E7B" w14:textId="4814ACAD" w:rsidR="00053A5A" w:rsidRDefault="00053A5A" w:rsidP="00DD4027">
      <w:r>
        <w:t xml:space="preserve">Az </w:t>
      </w:r>
      <w:proofErr w:type="spellStart"/>
      <w:r w:rsidRPr="00DD4027">
        <w:t>EditMap</w:t>
      </w:r>
      <w:proofErr w:type="spellEnd"/>
      <w:r>
        <w:t xml:space="preserve"> komponenst a hirdetés szerkesztése felületen használtam.</w:t>
      </w:r>
      <w:r w:rsidR="00997022">
        <w:t xml:space="preserve"> Jellegzetessége, hogy </w:t>
      </w:r>
      <w:r w:rsidR="00A30D44">
        <w:t>a gombostű, amely az ingatlanunk pozícióját jelöli mozgatható. (Amennyiben nincs még megadva pozíció, akkor a böngészőtől elkért jelenlegi pozícióra helyezi a gombostűt).</w:t>
      </w:r>
      <w:r w:rsidR="007E566B">
        <w:t xml:space="preserve"> Amikor az befejezzük a mozgatást (felengedjük az egérgombot), akkor egy </w:t>
      </w:r>
      <w:r w:rsidR="007E566B" w:rsidRPr="00DD4027">
        <w:t>API</w:t>
      </w:r>
      <w:r w:rsidR="007E566B">
        <w:t xml:space="preserve"> hívás történik, amely felülírja az ingatlan koordinátáit, a gombostű koordinátáival.</w:t>
      </w:r>
      <w:r w:rsidR="000B2FE1">
        <w:t xml:space="preserve"> </w:t>
      </w:r>
      <w:r w:rsidR="00C31A74">
        <w:t>A megvalósítás</w:t>
      </w:r>
      <w:r w:rsidR="002020A0">
        <w:t>ból néhány kódrészlet</w:t>
      </w:r>
      <w:r w:rsidR="00C31A74">
        <w:t xml:space="preserve"> rögtön a fejezet után látható.</w:t>
      </w:r>
    </w:p>
    <w:p w14:paraId="084E23D3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lastRenderedPageBreak/>
        <w:t xml:space="preserve">  const </w:t>
      </w:r>
      <w:proofErr w:type="spellStart"/>
      <w:r w:rsidRPr="002020A0">
        <w:rPr>
          <w:color w:val="000000"/>
          <w:lang w:eastAsia="hu-HU"/>
        </w:rPr>
        <w:t>onDragEnd</w:t>
      </w:r>
      <w:proofErr w:type="spellEnd"/>
      <w:r w:rsidRPr="002020A0">
        <w:rPr>
          <w:color w:val="000000"/>
          <w:lang w:eastAsia="hu-HU"/>
        </w:rPr>
        <w:t xml:space="preserve"> = (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>) =&gt; {</w:t>
      </w:r>
    </w:p>
    <w:p w14:paraId="38C101C9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const </w:t>
      </w:r>
      <w:proofErr w:type="gramStart"/>
      <w:r w:rsidRPr="002020A0">
        <w:rPr>
          <w:color w:val="000000"/>
          <w:lang w:eastAsia="hu-HU"/>
        </w:rPr>
        <w:t xml:space="preserve">{ </w:t>
      </w:r>
      <w:proofErr w:type="spellStart"/>
      <w:r w:rsidRPr="002020A0">
        <w:rPr>
          <w:color w:val="000000"/>
          <w:lang w:eastAsia="hu-HU"/>
        </w:rPr>
        <w:t>latLng</w:t>
      </w:r>
      <w:proofErr w:type="spellEnd"/>
      <w:proofErr w:type="gramEnd"/>
      <w:r w:rsidRPr="002020A0">
        <w:rPr>
          <w:color w:val="000000"/>
          <w:lang w:eastAsia="hu-HU"/>
        </w:rPr>
        <w:t xml:space="preserve"> } = 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>;</w:t>
      </w:r>
    </w:p>
    <w:p w14:paraId="5F6E5555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const lat = </w:t>
      </w:r>
      <w:proofErr w:type="spellStart"/>
      <w:proofErr w:type="gramStart"/>
      <w:r w:rsidRPr="002020A0">
        <w:rPr>
          <w:color w:val="000000"/>
          <w:lang w:eastAsia="hu-HU"/>
        </w:rPr>
        <w:t>latLng.lat</w:t>
      </w:r>
      <w:proofErr w:type="spellEnd"/>
      <w:r w:rsidRPr="002020A0">
        <w:rPr>
          <w:color w:val="000000"/>
          <w:lang w:eastAsia="hu-HU"/>
        </w:rPr>
        <w:t>(</w:t>
      </w:r>
      <w:proofErr w:type="gramEnd"/>
      <w:r w:rsidRPr="002020A0">
        <w:rPr>
          <w:color w:val="000000"/>
          <w:lang w:eastAsia="hu-HU"/>
        </w:rPr>
        <w:t>);</w:t>
      </w:r>
    </w:p>
    <w:p w14:paraId="26CC8B8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const </w:t>
      </w:r>
      <w:proofErr w:type="spellStart"/>
      <w:r w:rsidRPr="002020A0">
        <w:rPr>
          <w:color w:val="000000"/>
          <w:lang w:eastAsia="hu-HU"/>
        </w:rPr>
        <w:t>lng</w:t>
      </w:r>
      <w:proofErr w:type="spellEnd"/>
      <w:r w:rsidRPr="002020A0">
        <w:rPr>
          <w:color w:val="000000"/>
          <w:lang w:eastAsia="hu-HU"/>
        </w:rPr>
        <w:t xml:space="preserve"> = </w:t>
      </w:r>
      <w:proofErr w:type="spellStart"/>
      <w:proofErr w:type="gramStart"/>
      <w:r w:rsidRPr="002020A0">
        <w:rPr>
          <w:color w:val="000000"/>
          <w:lang w:eastAsia="hu-HU"/>
        </w:rPr>
        <w:t>latLng.lng</w:t>
      </w:r>
      <w:proofErr w:type="spellEnd"/>
      <w:r w:rsidRPr="002020A0">
        <w:rPr>
          <w:color w:val="000000"/>
          <w:lang w:eastAsia="hu-HU"/>
        </w:rPr>
        <w:t>(</w:t>
      </w:r>
      <w:proofErr w:type="gramEnd"/>
      <w:r w:rsidRPr="002020A0">
        <w:rPr>
          <w:color w:val="000000"/>
          <w:lang w:eastAsia="hu-HU"/>
        </w:rPr>
        <w:t>);</w:t>
      </w:r>
    </w:p>
    <w:p w14:paraId="10107D6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</w:t>
      </w:r>
      <w:proofErr w:type="spellStart"/>
      <w:proofErr w:type="gramStart"/>
      <w:r w:rsidRPr="002020A0">
        <w:rPr>
          <w:color w:val="000000"/>
          <w:lang w:eastAsia="hu-HU"/>
        </w:rPr>
        <w:t>updateLocation</w:t>
      </w:r>
      <w:proofErr w:type="spellEnd"/>
      <w:r w:rsidRPr="002020A0">
        <w:rPr>
          <w:color w:val="000000"/>
          <w:lang w:eastAsia="hu-HU"/>
        </w:rPr>
        <w:t>(</w:t>
      </w:r>
      <w:proofErr w:type="spellStart"/>
      <w:proofErr w:type="gramEnd"/>
      <w:r w:rsidRPr="002020A0">
        <w:rPr>
          <w:color w:val="000000"/>
          <w:lang w:eastAsia="hu-HU"/>
        </w:rPr>
        <w:t>lng</w:t>
      </w:r>
      <w:proofErr w:type="spellEnd"/>
      <w:r w:rsidRPr="002020A0">
        <w:rPr>
          <w:color w:val="000000"/>
          <w:lang w:eastAsia="hu-HU"/>
        </w:rPr>
        <w:t>, lat);</w:t>
      </w:r>
    </w:p>
    <w:p w14:paraId="1FA2678D" w14:textId="5C313293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}</w:t>
      </w:r>
    </w:p>
    <w:p w14:paraId="0D8C6B19" w14:textId="7BBF896E" w:rsid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proofErr w:type="spellStart"/>
      <w:proofErr w:type="gramStart"/>
      <w:r>
        <w:rPr>
          <w:color w:val="000000"/>
          <w:lang w:eastAsia="hu-HU"/>
        </w:rPr>
        <w:t>return</w:t>
      </w:r>
      <w:proofErr w:type="spellEnd"/>
      <w:r>
        <w:rPr>
          <w:color w:val="000000"/>
          <w:lang w:eastAsia="hu-HU"/>
        </w:rPr>
        <w:t>(</w:t>
      </w:r>
      <w:proofErr w:type="gramEnd"/>
    </w:p>
    <w:p w14:paraId="01038040" w14:textId="770BA894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     </w:t>
      </w:r>
      <w:r w:rsidRPr="002020A0">
        <w:rPr>
          <w:color w:val="000000"/>
          <w:lang w:eastAsia="hu-HU"/>
        </w:rPr>
        <w:t>&lt;Map</w:t>
      </w:r>
    </w:p>
    <w:p w14:paraId="7E5BD57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</w:t>
      </w:r>
      <w:proofErr w:type="spellStart"/>
      <w:r w:rsidRPr="002020A0">
        <w:rPr>
          <w:color w:val="000000"/>
          <w:lang w:eastAsia="hu-HU"/>
        </w:rPr>
        <w:t>google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google</w:t>
      </w:r>
      <w:proofErr w:type="spellEnd"/>
      <w:r w:rsidRPr="002020A0">
        <w:rPr>
          <w:color w:val="000000"/>
          <w:lang w:eastAsia="hu-HU"/>
        </w:rPr>
        <w:t>}</w:t>
      </w:r>
    </w:p>
    <w:p w14:paraId="241820C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zoom</w:t>
      </w:r>
      <w:proofErr w:type="gramStart"/>
      <w:r w:rsidRPr="002020A0">
        <w:rPr>
          <w:color w:val="000000"/>
          <w:lang w:eastAsia="hu-HU"/>
        </w:rPr>
        <w:t>={</w:t>
      </w:r>
      <w:proofErr w:type="gramEnd"/>
      <w:r w:rsidRPr="002020A0">
        <w:rPr>
          <w:color w:val="000000"/>
          <w:lang w:eastAsia="hu-HU"/>
        </w:rPr>
        <w:t>14}</w:t>
      </w:r>
    </w:p>
    <w:p w14:paraId="4CAD3CE4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</w:t>
      </w:r>
      <w:proofErr w:type="spellStart"/>
      <w:r w:rsidRPr="002020A0">
        <w:rPr>
          <w:color w:val="000000"/>
          <w:lang w:eastAsia="hu-HU"/>
        </w:rPr>
        <w:t>style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mapStyles</w:t>
      </w:r>
      <w:proofErr w:type="spellEnd"/>
      <w:r w:rsidRPr="002020A0">
        <w:rPr>
          <w:color w:val="000000"/>
          <w:lang w:eastAsia="hu-HU"/>
        </w:rPr>
        <w:t>}</w:t>
      </w:r>
    </w:p>
    <w:p w14:paraId="2D05DA2F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</w:t>
      </w:r>
      <w:proofErr w:type="spellStart"/>
      <w:r w:rsidRPr="002020A0">
        <w:rPr>
          <w:color w:val="000000"/>
          <w:lang w:eastAsia="hu-HU"/>
        </w:rPr>
        <w:t>initialCenter</w:t>
      </w:r>
      <w:proofErr w:type="spellEnd"/>
      <w:r w:rsidRPr="002020A0">
        <w:rPr>
          <w:color w:val="000000"/>
          <w:lang w:eastAsia="hu-HU"/>
        </w:rPr>
        <w:t>={center}&gt;</w:t>
      </w:r>
    </w:p>
    <w:p w14:paraId="5490115E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&lt;Marker</w:t>
      </w:r>
    </w:p>
    <w:p w14:paraId="35F72A4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onClick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onMarkerClick</w:t>
      </w:r>
      <w:proofErr w:type="spellEnd"/>
      <w:r w:rsidRPr="002020A0">
        <w:rPr>
          <w:color w:val="000000"/>
          <w:lang w:eastAsia="hu-HU"/>
        </w:rPr>
        <w:t>}</w:t>
      </w:r>
    </w:p>
    <w:p w14:paraId="661CB0B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name</w:t>
      </w:r>
      <w:proofErr w:type="spellEnd"/>
      <w:proofErr w:type="gramStart"/>
      <w:r w:rsidRPr="002020A0">
        <w:rPr>
          <w:color w:val="000000"/>
          <w:lang w:eastAsia="hu-HU"/>
        </w:rPr>
        <w:t>={</w:t>
      </w:r>
      <w:proofErr w:type="gramEnd"/>
      <w:r w:rsidRPr="002020A0">
        <w:rPr>
          <w:color w:val="000000"/>
          <w:lang w:eastAsia="hu-HU"/>
        </w:rPr>
        <w:t>"</w:t>
      </w:r>
      <w:proofErr w:type="spellStart"/>
      <w:r w:rsidRPr="002020A0">
        <w:rPr>
          <w:color w:val="000000"/>
          <w:lang w:eastAsia="hu-HU"/>
        </w:rPr>
        <w:t>Your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estate's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location</w:t>
      </w:r>
      <w:proofErr w:type="spellEnd"/>
      <w:r w:rsidRPr="002020A0">
        <w:rPr>
          <w:color w:val="000000"/>
          <w:lang w:eastAsia="hu-HU"/>
        </w:rPr>
        <w:t>"}</w:t>
      </w:r>
    </w:p>
    <w:p w14:paraId="75B34F2A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draggable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true</w:t>
      </w:r>
      <w:proofErr w:type="spellEnd"/>
      <w:r w:rsidRPr="002020A0">
        <w:rPr>
          <w:color w:val="000000"/>
          <w:lang w:eastAsia="hu-HU"/>
        </w:rPr>
        <w:t>}</w:t>
      </w:r>
    </w:p>
    <w:p w14:paraId="7AF0E86E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onDragend</w:t>
      </w:r>
      <w:proofErr w:type="spellEnd"/>
      <w:proofErr w:type="gramStart"/>
      <w:r w:rsidRPr="002020A0">
        <w:rPr>
          <w:color w:val="000000"/>
          <w:lang w:eastAsia="hu-HU"/>
        </w:rPr>
        <w:t>={</w:t>
      </w:r>
      <w:proofErr w:type="gramEnd"/>
      <w:r w:rsidRPr="002020A0">
        <w:rPr>
          <w:color w:val="000000"/>
          <w:lang w:eastAsia="hu-HU"/>
        </w:rPr>
        <w:t xml:space="preserve">(t, map, 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 xml:space="preserve">) =&gt; </w:t>
      </w:r>
      <w:proofErr w:type="spellStart"/>
      <w:r w:rsidRPr="002020A0">
        <w:rPr>
          <w:color w:val="000000"/>
          <w:lang w:eastAsia="hu-HU"/>
        </w:rPr>
        <w:t>onDragEnd</w:t>
      </w:r>
      <w:proofErr w:type="spellEnd"/>
      <w:r w:rsidRPr="002020A0">
        <w:rPr>
          <w:color w:val="000000"/>
          <w:lang w:eastAsia="hu-HU"/>
        </w:rPr>
        <w:t>(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>)}</w:t>
      </w:r>
    </w:p>
    <w:p w14:paraId="0711ACA4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/&gt;</w:t>
      </w:r>
    </w:p>
    <w:p w14:paraId="4C18B99D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&lt;</w:t>
      </w:r>
      <w:proofErr w:type="spellStart"/>
      <w:r w:rsidRPr="002020A0">
        <w:rPr>
          <w:color w:val="000000"/>
          <w:lang w:eastAsia="hu-HU"/>
        </w:rPr>
        <w:t>InfoWindow</w:t>
      </w:r>
      <w:proofErr w:type="spellEnd"/>
    </w:p>
    <w:p w14:paraId="6B95920D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marker={</w:t>
      </w:r>
      <w:proofErr w:type="spellStart"/>
      <w:r w:rsidRPr="002020A0">
        <w:rPr>
          <w:color w:val="000000"/>
          <w:lang w:eastAsia="hu-HU"/>
        </w:rPr>
        <w:t>activeMarker</w:t>
      </w:r>
      <w:proofErr w:type="spellEnd"/>
      <w:r w:rsidRPr="002020A0">
        <w:rPr>
          <w:color w:val="000000"/>
          <w:lang w:eastAsia="hu-HU"/>
        </w:rPr>
        <w:t>}</w:t>
      </w:r>
    </w:p>
    <w:p w14:paraId="6410EAA4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visible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showingInfoWindow</w:t>
      </w:r>
      <w:proofErr w:type="spellEnd"/>
      <w:r w:rsidRPr="002020A0">
        <w:rPr>
          <w:color w:val="000000"/>
          <w:lang w:eastAsia="hu-HU"/>
        </w:rPr>
        <w:t>}</w:t>
      </w:r>
    </w:p>
    <w:p w14:paraId="78068166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onClose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onClose</w:t>
      </w:r>
      <w:proofErr w:type="spellEnd"/>
      <w:r w:rsidRPr="002020A0">
        <w:rPr>
          <w:color w:val="000000"/>
          <w:lang w:eastAsia="hu-HU"/>
        </w:rPr>
        <w:t>}</w:t>
      </w:r>
    </w:p>
    <w:p w14:paraId="2C9F0E82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&gt;</w:t>
      </w:r>
    </w:p>
    <w:p w14:paraId="6CFC4CCB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&lt;div&gt;</w:t>
      </w:r>
    </w:p>
    <w:p w14:paraId="261AF119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  &lt;h4&gt;</w:t>
      </w:r>
      <w:proofErr w:type="spellStart"/>
      <w:r w:rsidRPr="002020A0">
        <w:rPr>
          <w:color w:val="000000"/>
          <w:lang w:eastAsia="hu-HU"/>
        </w:rPr>
        <w:t>Your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estate's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location</w:t>
      </w:r>
      <w:proofErr w:type="spellEnd"/>
      <w:r w:rsidRPr="002020A0">
        <w:rPr>
          <w:color w:val="000000"/>
          <w:lang w:eastAsia="hu-HU"/>
        </w:rPr>
        <w:t>&lt;/h4&gt;</w:t>
      </w:r>
    </w:p>
    <w:p w14:paraId="72A00E8A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&lt;/div&gt;</w:t>
      </w:r>
    </w:p>
    <w:p w14:paraId="015AC8C3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&lt;/</w:t>
      </w:r>
      <w:proofErr w:type="spellStart"/>
      <w:r w:rsidRPr="002020A0">
        <w:rPr>
          <w:color w:val="000000"/>
          <w:lang w:eastAsia="hu-HU"/>
        </w:rPr>
        <w:t>InfoWindow</w:t>
      </w:r>
      <w:proofErr w:type="spellEnd"/>
      <w:r w:rsidRPr="002020A0">
        <w:rPr>
          <w:color w:val="000000"/>
          <w:lang w:eastAsia="hu-HU"/>
        </w:rPr>
        <w:t>&gt;</w:t>
      </w:r>
    </w:p>
    <w:p w14:paraId="666E276A" w14:textId="2D5FF3F1" w:rsid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&lt;/Map&gt;</w:t>
      </w:r>
    </w:p>
    <w:p w14:paraId="551E346C" w14:textId="0648E897" w:rsidR="002F59FB" w:rsidRPr="002020A0" w:rsidRDefault="002F59FB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)</w:t>
      </w:r>
    </w:p>
    <w:p w14:paraId="23A863E9" w14:textId="6B47615F" w:rsidR="00722D7B" w:rsidRDefault="00722D7B" w:rsidP="00722D7B">
      <w:pPr>
        <w:pStyle w:val="Cmsor2"/>
      </w:pPr>
      <w:bookmarkStart w:id="558" w:name="_Toc57927300"/>
      <w:r>
        <w:t>Tesztelés</w:t>
      </w:r>
      <w:bookmarkEnd w:id="558"/>
    </w:p>
    <w:p w14:paraId="2C6F7897" w14:textId="1FE55B12" w:rsidR="00722D7B" w:rsidRPr="00722D7B" w:rsidRDefault="003F7FB0" w:rsidP="00DD4027">
      <w:r>
        <w:t xml:space="preserve">Az alkalmazás tesztelése </w:t>
      </w:r>
      <w:r w:rsidR="00CE00C2">
        <w:t>manuális teszteléssel történt.</w:t>
      </w:r>
      <w:r w:rsidR="00022559">
        <w:t xml:space="preserve"> A teszteseteket a használati esetetek alapján terveztem meg.</w:t>
      </w:r>
      <w:r w:rsidR="006045BA">
        <w:t xml:space="preserve"> A </w:t>
      </w:r>
      <w:r w:rsidR="006045BA" w:rsidRPr="00255F71">
        <w:rPr>
          <w:i/>
          <w:iCs/>
        </w:rPr>
        <w:t>backend</w:t>
      </w:r>
      <w:r w:rsidR="006045BA">
        <w:t xml:space="preserve"> viszonylag egyszerű üzleti logikát valósít meg</w:t>
      </w:r>
      <w:r w:rsidR="003B6946">
        <w:t>, valamint a manuális tesztelésnél végrehajtott tesztesetek is kellő kódlefedettséget tartalmaznak, így</w:t>
      </w:r>
      <w:r w:rsidR="008D3DA8">
        <w:t xml:space="preserve"> </w:t>
      </w:r>
      <w:r w:rsidR="006045BA">
        <w:t>egység tesztek nem készültek</w:t>
      </w:r>
      <w:r w:rsidR="00EF6FAC">
        <w:t>.</w:t>
      </w:r>
      <w:r w:rsidR="000027AC">
        <w:t xml:space="preserve"> </w:t>
      </w:r>
    </w:p>
    <w:p w14:paraId="72A00432" w14:textId="266A65BB" w:rsidR="00722D7B" w:rsidRDefault="00722D7B" w:rsidP="00722D7B">
      <w:pPr>
        <w:pStyle w:val="Cmsor3"/>
      </w:pPr>
      <w:bookmarkStart w:id="559" w:name="_Toc57927301"/>
      <w:r w:rsidRPr="00722D7B">
        <w:t>Tesztesetek</w:t>
      </w:r>
      <w:bookmarkEnd w:id="559"/>
    </w:p>
    <w:p w14:paraId="5ACD6E01" w14:textId="1BC3C6A4" w:rsidR="00097830" w:rsidRDefault="0053370F" w:rsidP="00097830">
      <w:pPr>
        <w:pStyle w:val="Listaszerbekezds"/>
        <w:numPr>
          <w:ilvl w:val="0"/>
          <w:numId w:val="33"/>
        </w:numPr>
      </w:pPr>
      <w:r>
        <w:t>Egy f</w:t>
      </w:r>
      <w:r w:rsidR="00097830">
        <w:t>elhasználó bejelentkezik</w:t>
      </w:r>
    </w:p>
    <w:p w14:paraId="40A83906" w14:textId="5D81B99D" w:rsidR="00021D52" w:rsidRDefault="00021D52" w:rsidP="00021D52">
      <w:pPr>
        <w:pStyle w:val="Listaszerbekezds"/>
        <w:numPr>
          <w:ilvl w:val="1"/>
          <w:numId w:val="33"/>
        </w:numPr>
      </w:pPr>
      <w:r>
        <w:t>Megfelelő felhasználónév (e-mail cím) és jelszó páros megadása esetén a felhasználó bejelentkezik.</w:t>
      </w:r>
    </w:p>
    <w:p w14:paraId="54BAAA7B" w14:textId="23776EE9" w:rsidR="00021D52" w:rsidRDefault="00021D52" w:rsidP="00021D52">
      <w:pPr>
        <w:pStyle w:val="Listaszerbekezds"/>
        <w:numPr>
          <w:ilvl w:val="1"/>
          <w:numId w:val="33"/>
        </w:numPr>
      </w:pPr>
      <w:r>
        <w:t xml:space="preserve">Amennyiben nem létezik </w:t>
      </w:r>
      <w:r w:rsidR="005F058C">
        <w:t>a felhasználó</w:t>
      </w:r>
      <w:r>
        <w:t xml:space="preserve"> vagy a jelszó helytelen, hiba jelenik meg a felületen.</w:t>
      </w:r>
    </w:p>
    <w:p w14:paraId="7F21E892" w14:textId="45184637" w:rsidR="00097830" w:rsidRDefault="00097830" w:rsidP="00097830">
      <w:pPr>
        <w:pStyle w:val="Listaszerbekezds"/>
        <w:numPr>
          <w:ilvl w:val="0"/>
          <w:numId w:val="33"/>
        </w:numPr>
      </w:pPr>
      <w:r>
        <w:t>Új felhasználó regisztrál</w:t>
      </w:r>
    </w:p>
    <w:p w14:paraId="4F4A9541" w14:textId="779567AD" w:rsidR="00163E78" w:rsidRDefault="00163E78" w:rsidP="00163E78">
      <w:pPr>
        <w:pStyle w:val="Listaszerbekezds"/>
        <w:numPr>
          <w:ilvl w:val="1"/>
          <w:numId w:val="33"/>
        </w:numPr>
      </w:pPr>
      <w:r>
        <w:lastRenderedPageBreak/>
        <w:t>Az új felhasználó profilja létrejön, valamint a felhasználó bejelentkezik, amennyiben minden mező megfelelően ki lett töltve.</w:t>
      </w:r>
    </w:p>
    <w:p w14:paraId="39B73D3A" w14:textId="50E68243" w:rsidR="00163E78" w:rsidRDefault="00163E78" w:rsidP="00163E78">
      <w:pPr>
        <w:pStyle w:val="Listaszerbekezds"/>
        <w:numPr>
          <w:ilvl w:val="1"/>
          <w:numId w:val="33"/>
        </w:numPr>
      </w:pPr>
      <w:r>
        <w:t>Hiba jelenik meg, bármely más esetben.</w:t>
      </w:r>
    </w:p>
    <w:p w14:paraId="76376FA9" w14:textId="593C27FF" w:rsidR="00097830" w:rsidRDefault="006F7D0D" w:rsidP="00097830">
      <w:pPr>
        <w:pStyle w:val="Listaszerbekezds"/>
        <w:numPr>
          <w:ilvl w:val="0"/>
          <w:numId w:val="33"/>
        </w:numPr>
      </w:pPr>
      <w:r>
        <w:t>A f</w:t>
      </w:r>
      <w:r w:rsidR="003B66FA">
        <w:t>elhasználó új hirdetést hoz létre</w:t>
      </w:r>
    </w:p>
    <w:p w14:paraId="35766D2B" w14:textId="5B56B0F0" w:rsidR="003B66FA" w:rsidRDefault="003B66FA" w:rsidP="003B66FA">
      <w:pPr>
        <w:pStyle w:val="Listaszerbekezds"/>
        <w:numPr>
          <w:ilvl w:val="1"/>
          <w:numId w:val="33"/>
        </w:numPr>
      </w:pPr>
      <w:r>
        <w:t>A létrehozás sikeres, ha a minden mező megfelelően ki van töltve, akkor a hirdetés létrejön.</w:t>
      </w:r>
    </w:p>
    <w:p w14:paraId="27CED555" w14:textId="0141D8EF" w:rsidR="003B66FA" w:rsidRDefault="003B66FA" w:rsidP="003B66FA">
      <w:pPr>
        <w:pStyle w:val="Listaszerbekezds"/>
        <w:numPr>
          <w:ilvl w:val="1"/>
          <w:numId w:val="33"/>
        </w:numPr>
      </w:pPr>
      <w:r>
        <w:t>Amennyiben egy mező hiányzik, vagy értéke érvénytelen, a hirdetés nem jön létre.</w:t>
      </w:r>
    </w:p>
    <w:p w14:paraId="2B344B33" w14:textId="57206F5B" w:rsidR="003B66FA" w:rsidRDefault="006F7D0D" w:rsidP="00097830">
      <w:pPr>
        <w:pStyle w:val="Listaszerbekezds"/>
        <w:numPr>
          <w:ilvl w:val="0"/>
          <w:numId w:val="33"/>
        </w:numPr>
      </w:pPr>
      <w:r>
        <w:t>A felhasználó a rákeres a Budapesten található ingatlanokra.</w:t>
      </w:r>
    </w:p>
    <w:p w14:paraId="125CCA48" w14:textId="046E8BB7" w:rsidR="00414766" w:rsidRDefault="00414766" w:rsidP="00414766">
      <w:pPr>
        <w:pStyle w:val="Listaszerbekezds"/>
        <w:numPr>
          <w:ilvl w:val="1"/>
          <w:numId w:val="33"/>
        </w:numPr>
      </w:pPr>
      <w:r>
        <w:t>A teszteset sikeres, amennyiben minden az adatbázisban szereplő ingatlan, megfelelő módon (képekkel, adatokkal együtt) megjelenik.</w:t>
      </w:r>
    </w:p>
    <w:p w14:paraId="5B894958" w14:textId="785A6BA8" w:rsidR="003618B0" w:rsidRDefault="003618B0" w:rsidP="00097830">
      <w:pPr>
        <w:pStyle w:val="Listaszerbekezds"/>
        <w:numPr>
          <w:ilvl w:val="0"/>
          <w:numId w:val="33"/>
        </w:numPr>
      </w:pPr>
      <w:r>
        <w:t>A felhasználó rendezi az ingatlanokat mind a három lehetőség szerint.</w:t>
      </w:r>
    </w:p>
    <w:p w14:paraId="3FE107AA" w14:textId="3083EF24" w:rsidR="009F198D" w:rsidRDefault="009F198D" w:rsidP="009F198D">
      <w:pPr>
        <w:pStyle w:val="Listaszerbekezds"/>
        <w:numPr>
          <w:ilvl w:val="1"/>
          <w:numId w:val="33"/>
        </w:numPr>
      </w:pPr>
      <w:r>
        <w:t>A teszteset sikeres, amennyiben mind a három rendezés helyesen megtörténik, és nem jelentkezik közben hiba.</w:t>
      </w:r>
    </w:p>
    <w:p w14:paraId="683F9735" w14:textId="1AF912B8" w:rsidR="003618B0" w:rsidRDefault="003618B0" w:rsidP="00097830">
      <w:pPr>
        <w:pStyle w:val="Listaszerbekezds"/>
        <w:numPr>
          <w:ilvl w:val="0"/>
          <w:numId w:val="33"/>
        </w:numPr>
      </w:pPr>
      <w:r>
        <w:t>A felhasználó üzenetet küld egy másik felhasználónak.</w:t>
      </w:r>
    </w:p>
    <w:p w14:paraId="604FD0C4" w14:textId="3B0D02FD" w:rsidR="001642E2" w:rsidRDefault="001642E2" w:rsidP="001642E2">
      <w:pPr>
        <w:pStyle w:val="Listaszerbekezds"/>
        <w:numPr>
          <w:ilvl w:val="1"/>
          <w:numId w:val="33"/>
        </w:numPr>
      </w:pPr>
      <w:r>
        <w:t>A mennyiben az üzenet mező nem üres, az üzenet elküldésre kerül megjelenik a felületen, valamint az ellen oldali felhasználó üzenetei között is megjelenik.</w:t>
      </w:r>
    </w:p>
    <w:p w14:paraId="01C1D9BD" w14:textId="511551F9" w:rsidR="003618B0" w:rsidRDefault="003618B0" w:rsidP="00097830">
      <w:pPr>
        <w:pStyle w:val="Listaszerbekezds"/>
        <w:numPr>
          <w:ilvl w:val="0"/>
          <w:numId w:val="33"/>
        </w:numPr>
      </w:pPr>
      <w:r>
        <w:t>A felhasználó értékelést ad le egy másik felhasználónak.</w:t>
      </w:r>
    </w:p>
    <w:p w14:paraId="39F691E7" w14:textId="6FB3901D" w:rsidR="0059706D" w:rsidRDefault="0059706D" w:rsidP="0059706D">
      <w:pPr>
        <w:pStyle w:val="Listaszerbekezds"/>
        <w:numPr>
          <w:ilvl w:val="1"/>
          <w:numId w:val="33"/>
        </w:numPr>
      </w:pPr>
      <w:r>
        <w:t xml:space="preserve">A </w:t>
      </w:r>
      <w:r w:rsidR="000C2C16">
        <w:t>leadott értékelés megjelenik a felhasználó profilján (frissítés után)</w:t>
      </w:r>
      <w:r>
        <w:t xml:space="preserve">, </w:t>
      </w:r>
      <w:r w:rsidR="000C2C16">
        <w:t>ha szövegmező nem üres.</w:t>
      </w:r>
    </w:p>
    <w:p w14:paraId="3838371E" w14:textId="226B8CA9" w:rsidR="006F7D0D" w:rsidRDefault="006F7D0D" w:rsidP="006F7D0D">
      <w:pPr>
        <w:pStyle w:val="Listaszerbekezds"/>
        <w:numPr>
          <w:ilvl w:val="0"/>
          <w:numId w:val="33"/>
        </w:numPr>
      </w:pPr>
      <w:r>
        <w:t>A felhasználó feltölt egy képet egy általa létrehozott hirdetéshez.</w:t>
      </w:r>
    </w:p>
    <w:p w14:paraId="12FFEEA3" w14:textId="5CFC92A0" w:rsidR="00CF4444" w:rsidRDefault="00CF4444" w:rsidP="00CF4444">
      <w:pPr>
        <w:pStyle w:val="Listaszerbekezds"/>
        <w:numPr>
          <w:ilvl w:val="1"/>
          <w:numId w:val="33"/>
        </w:numPr>
      </w:pPr>
      <w:r>
        <w:t>A feltöltés sikeres, ha a bejelentkezett felhasználó a tulajdonosa a hirdetésnek.</w:t>
      </w:r>
    </w:p>
    <w:p w14:paraId="45C43C89" w14:textId="3D0FD364" w:rsidR="004C4F59" w:rsidRDefault="006F7D0D" w:rsidP="004C4F59">
      <w:pPr>
        <w:pStyle w:val="Listaszerbekezds"/>
        <w:numPr>
          <w:ilvl w:val="0"/>
          <w:numId w:val="33"/>
        </w:numPr>
      </w:pPr>
      <w:r>
        <w:t xml:space="preserve">A felhasználó </w:t>
      </w:r>
      <w:r w:rsidR="003618B0">
        <w:t>töröl egy képet az általa létrehozott hirdetésből.</w:t>
      </w:r>
    </w:p>
    <w:p w14:paraId="232D68CA" w14:textId="14F56414" w:rsidR="004C4F59" w:rsidRDefault="004C4F59" w:rsidP="004C4F59">
      <w:pPr>
        <w:pStyle w:val="Listaszerbekezds"/>
        <w:numPr>
          <w:ilvl w:val="1"/>
          <w:numId w:val="33"/>
        </w:numPr>
      </w:pPr>
      <w:r>
        <w:t>A törlés megtörténik, ha a bejelentkezett felhasználó a tulajdonosa a hirdetésnek.</w:t>
      </w:r>
    </w:p>
    <w:p w14:paraId="7A63DB25" w14:textId="508F7B68" w:rsidR="006B49D9" w:rsidRDefault="006B49D9" w:rsidP="006F7D0D">
      <w:pPr>
        <w:pStyle w:val="Listaszerbekezds"/>
        <w:numPr>
          <w:ilvl w:val="0"/>
          <w:numId w:val="33"/>
        </w:numPr>
      </w:pPr>
      <w:r>
        <w:lastRenderedPageBreak/>
        <w:t>A felhasználó kiemeli a hirdetését.</w:t>
      </w:r>
    </w:p>
    <w:p w14:paraId="2B7E1F99" w14:textId="50A1C7CF" w:rsidR="006440EC" w:rsidRDefault="006440EC" w:rsidP="006440EC">
      <w:pPr>
        <w:pStyle w:val="Listaszerbekezds"/>
        <w:numPr>
          <w:ilvl w:val="1"/>
          <w:numId w:val="33"/>
        </w:numPr>
      </w:pPr>
      <w:r>
        <w:t>Amennyiben a felhasználónak rendelkezésre áll a szükséges kredit mennyisége, megtörténik a kiemelés. Az ingatlan bekerül a kiemelt ingatlanok listájába, a kreditek levonásra kerülnek.</w:t>
      </w:r>
    </w:p>
    <w:p w14:paraId="79C67A1A" w14:textId="17E63D4E" w:rsidR="003618B0" w:rsidRDefault="003618B0" w:rsidP="006F7D0D">
      <w:pPr>
        <w:pStyle w:val="Listaszerbekezds"/>
        <w:numPr>
          <w:ilvl w:val="0"/>
          <w:numId w:val="33"/>
        </w:numPr>
      </w:pPr>
      <w:r>
        <w:t>A felhasználó átállítja az ingatlan elhelyezkedését a térképen.</w:t>
      </w:r>
    </w:p>
    <w:p w14:paraId="57F5D5A0" w14:textId="66D56385" w:rsidR="006B49D9" w:rsidRPr="00097830" w:rsidRDefault="003618B0" w:rsidP="006B49D9">
      <w:pPr>
        <w:pStyle w:val="Listaszerbekezds"/>
        <w:numPr>
          <w:ilvl w:val="1"/>
          <w:numId w:val="33"/>
        </w:numPr>
      </w:pPr>
      <w:r>
        <w:t>A teszteset sikeres, ha az átállítás megtörténik és az oldal frissítése után is megmarad a pozíció.</w:t>
      </w:r>
    </w:p>
    <w:p w14:paraId="1077ADF7" w14:textId="6BE68F95" w:rsidR="003766A0" w:rsidRDefault="00756C81" w:rsidP="003519B1">
      <w:pPr>
        <w:pStyle w:val="Cmsor1"/>
        <w:pPrChange w:id="560" w:author="Drexler Nándor" w:date="2020-12-03T22:27:00Z">
          <w:pPr>
            <w:pStyle w:val="Cmsor1"/>
          </w:pPr>
        </w:pPrChange>
      </w:pPr>
      <w:bookmarkStart w:id="561" w:name="_Toc57927302"/>
      <w:r>
        <w:lastRenderedPageBreak/>
        <w:t>Az alkalmazás használata</w:t>
      </w:r>
      <w:bookmarkEnd w:id="561"/>
    </w:p>
    <w:p w14:paraId="071F2BD6" w14:textId="12BCF180" w:rsidR="006A1DED" w:rsidRDefault="006A1DED" w:rsidP="006A1DED">
      <w:r>
        <w:t>Ebben a fejezetben egy rövid felhasználói leírást szeretnék adni az alkalmazás használatának mikéntjéről.</w:t>
      </w:r>
      <w:r w:rsidR="002B3A35">
        <w:t xml:space="preserve"> A különböző felületekről képernyőképeket készítettem </w:t>
      </w:r>
      <w:r w:rsidR="00F56FBE">
        <w:t>és részleteztem mely funkciók hogyan érhetők el.</w:t>
      </w:r>
      <w:r w:rsidR="00F372E3">
        <w:t xml:space="preserve"> A weboldal betöltődése után, az alábbi felület lesz látható.</w:t>
      </w:r>
    </w:p>
    <w:p w14:paraId="607FEA57" w14:textId="14C929E8" w:rsidR="00850904" w:rsidRDefault="00D610E6" w:rsidP="00692C0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459696D" wp14:editId="3EF8158A">
            <wp:extent cx="5400040" cy="2608580"/>
            <wp:effectExtent l="190500" t="190500" r="181610" b="1917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8987ED" w14:textId="40B5F8CC" w:rsidR="00850904" w:rsidRPr="006A1DED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20</w:t>
      </w:r>
      <w:r>
        <w:rPr>
          <w:noProof/>
        </w:rPr>
        <w:fldChar w:fldCharType="end"/>
      </w:r>
      <w:r w:rsidR="00850904">
        <w:t>. ábra: A weboldal főoldala</w:t>
      </w:r>
    </w:p>
    <w:p w14:paraId="257A10AF" w14:textId="50FC543B" w:rsidR="0051016B" w:rsidRDefault="0051016B" w:rsidP="0051016B">
      <w:pPr>
        <w:pStyle w:val="Cmsor2"/>
      </w:pPr>
      <w:bookmarkStart w:id="562" w:name="_Toc57927303"/>
      <w:r>
        <w:t>Bejelentkezés, regisztráció</w:t>
      </w:r>
      <w:bookmarkEnd w:id="562"/>
    </w:p>
    <w:p w14:paraId="7B383BDD" w14:textId="79B41EB2" w:rsidR="00526802" w:rsidRPr="000D0AB4" w:rsidRDefault="00526802" w:rsidP="00526802">
      <w:r>
        <w:t xml:space="preserve">A jobb felső sarokban található </w:t>
      </w:r>
      <w:r w:rsidRPr="00526802">
        <w:rPr>
          <w:i/>
          <w:iCs/>
        </w:rPr>
        <w:t>Login</w:t>
      </w:r>
      <w:r>
        <w:rPr>
          <w:i/>
          <w:iCs/>
        </w:rPr>
        <w:t xml:space="preserve"> </w:t>
      </w:r>
      <w:r>
        <w:t>gombra kattintva, megjelenik a bejelentkezés ablak. Amennyiben a felhasználó már regisztrált, itt tud bejelentkezni</w:t>
      </w:r>
      <w:r w:rsidR="000D0AB4">
        <w:t>, valamint, ha még nem regisztrált, akkor „</w:t>
      </w:r>
      <w:proofErr w:type="spellStart"/>
      <w:r w:rsidR="000D0AB4" w:rsidRPr="000D0AB4">
        <w:rPr>
          <w:i/>
          <w:iCs/>
        </w:rPr>
        <w:t>click</w:t>
      </w:r>
      <w:proofErr w:type="spellEnd"/>
      <w:r w:rsidR="000D0AB4" w:rsidRPr="000D0AB4">
        <w:rPr>
          <w:i/>
          <w:iCs/>
        </w:rPr>
        <w:t xml:space="preserve"> here </w:t>
      </w:r>
      <w:proofErr w:type="spellStart"/>
      <w:r w:rsidR="000D0AB4" w:rsidRPr="000D0AB4">
        <w:rPr>
          <w:i/>
          <w:iCs/>
        </w:rPr>
        <w:t>to</w:t>
      </w:r>
      <w:proofErr w:type="spellEnd"/>
      <w:r w:rsidR="000D0AB4" w:rsidRPr="000D0AB4">
        <w:rPr>
          <w:i/>
          <w:iCs/>
        </w:rPr>
        <w:t xml:space="preserve"> </w:t>
      </w:r>
      <w:proofErr w:type="spellStart"/>
      <w:r w:rsidR="000D0AB4" w:rsidRPr="000D0AB4">
        <w:rPr>
          <w:i/>
          <w:iCs/>
        </w:rPr>
        <w:t>register</w:t>
      </w:r>
      <w:proofErr w:type="spellEnd"/>
      <w:r w:rsidR="000D0AB4">
        <w:t>” szövegre klikkelve átkerülünk a regisztráció oldalra.</w:t>
      </w:r>
      <w:r w:rsidR="00345546">
        <w:t xml:space="preserve"> A bejelentkezéshez az e-mail cím és jelszó párost kell megadni, amennyiben kipipáljuk a „</w:t>
      </w:r>
      <w:proofErr w:type="spellStart"/>
      <w:r w:rsidR="00345546">
        <w:t>remember</w:t>
      </w:r>
      <w:proofErr w:type="spellEnd"/>
      <w:r w:rsidR="00345546">
        <w:t xml:space="preserve"> </w:t>
      </w:r>
      <w:proofErr w:type="spellStart"/>
      <w:r w:rsidR="00345546">
        <w:t>me</w:t>
      </w:r>
      <w:proofErr w:type="spellEnd"/>
      <w:r w:rsidR="00345546">
        <w:t>” lehetőséget, a bejelentkezve marad a felhasználó</w:t>
      </w:r>
      <w:r w:rsidR="0097282B">
        <w:t>, a böngészőablak bezárása után is.</w:t>
      </w:r>
    </w:p>
    <w:p w14:paraId="142D4154" w14:textId="77777777" w:rsidR="00AF143B" w:rsidRDefault="000D0AB4" w:rsidP="00AF143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D25871" wp14:editId="0AE3E25C">
            <wp:extent cx="3867150" cy="2594774"/>
            <wp:effectExtent l="190500" t="190500" r="190500" b="18669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5054" cy="26134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49AA49" w14:textId="5D114969" w:rsidR="000D0AB4" w:rsidRDefault="00964975" w:rsidP="000C3551">
      <w:pPr>
        <w:pStyle w:val="Kpalrs"/>
        <w:rPr>
          <w:noProof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21</w:t>
      </w:r>
      <w:r>
        <w:rPr>
          <w:noProof/>
        </w:rPr>
        <w:fldChar w:fldCharType="end"/>
      </w:r>
      <w:r w:rsidR="00AF143B">
        <w:t xml:space="preserve">. ábra: </w:t>
      </w:r>
      <w:r w:rsidR="00AF143B">
        <w:rPr>
          <w:noProof/>
        </w:rPr>
        <w:t>Bejelentkezési űrlap</w:t>
      </w:r>
    </w:p>
    <w:p w14:paraId="66950B2F" w14:textId="5E2E993D" w:rsidR="00345546" w:rsidRDefault="00345546" w:rsidP="00345546">
      <w:r>
        <w:t xml:space="preserve">A regisztrációs oldalon az új felhasználói fiók létrehozásához meg kell adni rendre az, </w:t>
      </w:r>
      <w:r w:rsidR="001075FF">
        <w:t xml:space="preserve">e-mail címet, felhasználónevet, keresztnevet, vezetéknevet, valamint a jelszót kétszer egymás után. </w:t>
      </w:r>
      <w:r w:rsidR="00733115">
        <w:t>Ezután a „</w:t>
      </w:r>
      <w:proofErr w:type="spellStart"/>
      <w:r w:rsidR="00733115">
        <w:t>submit</w:t>
      </w:r>
      <w:proofErr w:type="spellEnd"/>
      <w:r w:rsidR="00733115">
        <w:t xml:space="preserve">” gombra kattintva, megtörténik a bejelentkezés, valamint a </w:t>
      </w:r>
      <w:r w:rsidR="00A716D2">
        <w:t>felhasználó saját profilja jelenik meg</w:t>
      </w:r>
      <w:r w:rsidR="00563BC1">
        <w:t>, feltéve, hogy minden adat helyesen került megadásra, és az e-mail cím, valamint a felhasználónév nem foglalt.</w:t>
      </w:r>
    </w:p>
    <w:p w14:paraId="3CB99E3D" w14:textId="19161EA6" w:rsidR="00023F9B" w:rsidRDefault="00023F9B" w:rsidP="00345546">
      <w:r>
        <w:t>Bejelentkezés után a jobb felső sarokban a „Login” gomb helyett megjelenik a „</w:t>
      </w:r>
      <w:proofErr w:type="spellStart"/>
      <w:r w:rsidRPr="00023F9B">
        <w:rPr>
          <w:i/>
          <w:iCs/>
        </w:rPr>
        <w:t>Logged</w:t>
      </w:r>
      <w:proofErr w:type="spellEnd"/>
      <w:r w:rsidRPr="00023F9B">
        <w:rPr>
          <w:i/>
          <w:iCs/>
        </w:rPr>
        <w:t xml:space="preserve"> in </w:t>
      </w:r>
      <w:proofErr w:type="spellStart"/>
      <w:r w:rsidRPr="00023F9B">
        <w:rPr>
          <w:i/>
          <w:iCs/>
        </w:rPr>
        <w:t>as</w:t>
      </w:r>
      <w:proofErr w:type="spellEnd"/>
      <w:r w:rsidRPr="00023F9B">
        <w:rPr>
          <w:i/>
          <w:iCs/>
        </w:rPr>
        <w:t xml:space="preserve"> &lt;</w:t>
      </w:r>
      <w:proofErr w:type="spellStart"/>
      <w:r w:rsidRPr="00023F9B">
        <w:rPr>
          <w:i/>
          <w:iCs/>
        </w:rPr>
        <w:t>f</w:t>
      </w:r>
      <w:r>
        <w:rPr>
          <w:i/>
          <w:iCs/>
        </w:rPr>
        <w:t>e</w:t>
      </w:r>
      <w:r w:rsidRPr="00023F9B">
        <w:rPr>
          <w:i/>
          <w:iCs/>
        </w:rPr>
        <w:t>l</w:t>
      </w:r>
      <w:r>
        <w:rPr>
          <w:i/>
          <w:iCs/>
        </w:rPr>
        <w:t>a</w:t>
      </w:r>
      <w:r w:rsidRPr="00023F9B">
        <w:rPr>
          <w:i/>
          <w:iCs/>
        </w:rPr>
        <w:t>használónév</w:t>
      </w:r>
      <w:proofErr w:type="spellEnd"/>
      <w:r w:rsidRPr="00023F9B">
        <w:rPr>
          <w:i/>
          <w:iCs/>
        </w:rPr>
        <w:t>&gt;</w:t>
      </w:r>
      <w:r>
        <w:t>”</w:t>
      </w:r>
      <w:r w:rsidR="00593377">
        <w:t xml:space="preserve"> gomb,</w:t>
      </w:r>
      <w:r w:rsidR="00E82005">
        <w:t xml:space="preserve"> amelyre kattintva további lehetőségek érhetőek el.</w:t>
      </w:r>
    </w:p>
    <w:p w14:paraId="7DACBC5C" w14:textId="77777777" w:rsidR="00D259D2" w:rsidRDefault="00D259D2" w:rsidP="00D259D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C84931C" wp14:editId="29B5E225">
            <wp:extent cx="3087090" cy="1705368"/>
            <wp:effectExtent l="190500" t="190500" r="189865" b="2000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2515" cy="17138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275F7" w14:textId="1550382B" w:rsidR="00D259D2" w:rsidRDefault="00964975" w:rsidP="000C3551">
      <w:pPr>
        <w:pStyle w:val="Kpalrs"/>
      </w:pPr>
      <w:r>
        <w:fldChar w:fldCharType="begin"/>
      </w:r>
      <w:r>
        <w:instrText xml:space="preserve"> </w:instrText>
      </w:r>
      <w:r>
        <w:instrText xml:space="preserve">SEQ ábra \* ARABIC </w:instrText>
      </w:r>
      <w:r>
        <w:fldChar w:fldCharType="separate"/>
      </w:r>
      <w:r w:rsidR="00CB49BF">
        <w:rPr>
          <w:noProof/>
        </w:rPr>
        <w:t>22</w:t>
      </w:r>
      <w:r>
        <w:rPr>
          <w:noProof/>
        </w:rPr>
        <w:fldChar w:fldCharType="end"/>
      </w:r>
      <w:r w:rsidR="00D259D2">
        <w:t>. ábra: A bejelentkezés után elérhető funkciók menüje</w:t>
      </w:r>
    </w:p>
    <w:p w14:paraId="1FE6C4E0" w14:textId="77777777" w:rsidR="00F41CD8" w:rsidRPr="00F41CD8" w:rsidRDefault="00F41CD8" w:rsidP="00F41CD8"/>
    <w:p w14:paraId="2672D1A1" w14:textId="6A1AD983" w:rsidR="00656349" w:rsidRDefault="00656349">
      <w:pPr>
        <w:pStyle w:val="Cmsor2"/>
      </w:pPr>
      <w:bookmarkStart w:id="563" w:name="_Toc57927304"/>
      <w:r>
        <w:lastRenderedPageBreak/>
        <w:t>Ingatlanok böngészése</w:t>
      </w:r>
      <w:bookmarkEnd w:id="563"/>
    </w:p>
    <w:p w14:paraId="0EFDE2D1" w14:textId="33ACA018" w:rsidR="00D52BEE" w:rsidRDefault="00EC31B9" w:rsidP="00B721F1">
      <w:r>
        <w:t xml:space="preserve">A </w:t>
      </w:r>
      <w:r w:rsidR="00513C95">
        <w:t>funkció</w:t>
      </w:r>
      <w:r>
        <w:t xml:space="preserve"> </w:t>
      </w:r>
      <w:r w:rsidR="001A7371">
        <w:t>a fejlécben szereplő „</w:t>
      </w:r>
      <w:proofErr w:type="spellStart"/>
      <w:r w:rsidR="001A7371" w:rsidRPr="00D07A97">
        <w:rPr>
          <w:i/>
          <w:iCs/>
        </w:rPr>
        <w:t>Search</w:t>
      </w:r>
      <w:proofErr w:type="spellEnd"/>
      <w:r w:rsidR="001A7371" w:rsidRPr="00D07A97">
        <w:rPr>
          <w:i/>
          <w:iCs/>
        </w:rPr>
        <w:t xml:space="preserve"> </w:t>
      </w:r>
      <w:proofErr w:type="spellStart"/>
      <w:r w:rsidR="001A7371" w:rsidRPr="00D07A97">
        <w:rPr>
          <w:i/>
          <w:iCs/>
        </w:rPr>
        <w:t>properties</w:t>
      </w:r>
      <w:proofErr w:type="spellEnd"/>
      <w:r w:rsidR="001A7371">
        <w:t>”</w:t>
      </w:r>
      <w:r w:rsidR="00D07A97">
        <w:t xml:space="preserve"> gombra kattintva érhető el.</w:t>
      </w:r>
      <w:r w:rsidR="004F1E6B">
        <w:t xml:space="preserve"> Itt az oldal tetején adhatóak meg a szűrőfeltételek. </w:t>
      </w:r>
      <w:r w:rsidR="00184FDA">
        <w:t>A városok (illetve kerületek) közül csak azok jelennek meg, amely</w:t>
      </w:r>
      <w:r w:rsidR="00272A2F">
        <w:t>e</w:t>
      </w:r>
      <w:r w:rsidR="00184FDA">
        <w:t>k</w:t>
      </w:r>
      <w:r w:rsidR="00272A2F">
        <w:t>be</w:t>
      </w:r>
      <w:r w:rsidR="001F6622">
        <w:t>n</w:t>
      </w:r>
      <w:r w:rsidR="00272A2F">
        <w:t xml:space="preserve"> legalább egy </w:t>
      </w:r>
      <w:r w:rsidR="001F6622">
        <w:t>meghirdetett ingatlan található</w:t>
      </w:r>
      <w:r w:rsidR="00272A2F">
        <w:t>.</w:t>
      </w:r>
      <w:r w:rsidR="0008456B">
        <w:t xml:space="preserve"> Kiválasztás után, csak azon ingatlanok jelennek meg, amelyek az adott városban (és kerületben) találhatók. A kerület választó </w:t>
      </w:r>
      <w:r w:rsidR="00DA3A20">
        <w:t>akkor</w:t>
      </w:r>
      <w:r w:rsidR="0008456B">
        <w:t xml:space="preserve"> jelenik meg, hogy a városnál Budapest </w:t>
      </w:r>
      <w:r w:rsidR="00DA3A20">
        <w:t>van</w:t>
      </w:r>
      <w:r w:rsidR="0008456B">
        <w:t xml:space="preserve"> kiválasztva.</w:t>
      </w:r>
      <w:r w:rsidR="00B721F1">
        <w:t xml:space="preserve"> Hasonlóképp működik az eladó vagy kiadó választó, illetve az ingatlan típus választó, ahol akár egyszerre több típus kijelölésére is van lehetőség.</w:t>
      </w:r>
      <w:r w:rsidR="00FA4EAF">
        <w:t xml:space="preserve"> A kijelölt típusokat kék háttérrel emeli ki.</w:t>
      </w:r>
      <w:r w:rsidR="00375C0F">
        <w:t xml:space="preserve"> Az ár esetében egy intervallum megadására van lehetőség</w:t>
      </w:r>
      <w:r w:rsidR="00101C41">
        <w:t xml:space="preserve">, amennyiben az alsó vagy felső korlát értéke üres, úgy csak az </w:t>
      </w:r>
      <w:r w:rsidR="00445099">
        <w:t xml:space="preserve">kitöltött </w:t>
      </w:r>
      <w:r w:rsidR="00F31A95">
        <w:t>mezőre</w:t>
      </w:r>
      <w:r w:rsidR="00445099">
        <w:t xml:space="preserve"> történik szűrés.</w:t>
      </w:r>
    </w:p>
    <w:p w14:paraId="2860180C" w14:textId="513AB842" w:rsidR="005147B6" w:rsidRDefault="001A086C" w:rsidP="005147B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4BB961D" wp14:editId="6037182C">
            <wp:extent cx="5162550" cy="2665658"/>
            <wp:effectExtent l="190500" t="190500" r="190500" b="19240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0079" cy="2669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178034" w14:textId="51DB6C6F" w:rsidR="00D52BEE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23</w:t>
      </w:r>
      <w:r>
        <w:rPr>
          <w:noProof/>
        </w:rPr>
        <w:fldChar w:fldCharType="end"/>
      </w:r>
      <w:r w:rsidR="005147B6">
        <w:t>. ábra: Szűrőfeltételek megadás felület</w:t>
      </w:r>
    </w:p>
    <w:p w14:paraId="7A35222D" w14:textId="33A56ED8" w:rsidR="00E21E45" w:rsidRDefault="00295244" w:rsidP="00E21E4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9A131B" wp14:editId="17C97F63">
            <wp:extent cx="5057775" cy="2539593"/>
            <wp:effectExtent l="190500" t="190500" r="180975" b="18478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0934" cy="25462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158D72" w14:textId="48B1EBB8" w:rsidR="00E21E45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24</w:t>
      </w:r>
      <w:r>
        <w:rPr>
          <w:noProof/>
        </w:rPr>
        <w:fldChar w:fldCharType="end"/>
      </w:r>
      <w:r w:rsidR="00E21E45">
        <w:t>. ábra: Találok listája, egy hirdetés előnézeti képe</w:t>
      </w:r>
    </w:p>
    <w:p w14:paraId="780C4D65" w14:textId="5352E095" w:rsidR="00BF1B57" w:rsidRDefault="00EB5978" w:rsidP="00BF1B57">
      <w:r>
        <w:t>A találatok a szűrőfeltételek alatt listázódnak.</w:t>
      </w:r>
      <w:r w:rsidR="00E77E11">
        <w:t xml:space="preserve"> Minden hirdetésnek van egy előnézeti képe (2</w:t>
      </w:r>
      <w:r w:rsidR="001B686B">
        <w:t>4</w:t>
      </w:r>
      <w:r w:rsidR="00E77E11">
        <w:t>. ábra) amelyek egymás alatt helyezkednek el. Ezen látható</w:t>
      </w:r>
      <w:r w:rsidR="00A3148A">
        <w:t>a</w:t>
      </w:r>
      <w:r w:rsidR="00E77E11">
        <w:t xml:space="preserve">k a hirdetés alapadatai (cím, ingatlan típus, </w:t>
      </w:r>
      <w:r w:rsidR="00A3148A">
        <w:t xml:space="preserve">tulajdonos felhasználóneve, </w:t>
      </w:r>
      <w:r w:rsidR="00BF1B57">
        <w:t>valamint az ár).</w:t>
      </w:r>
      <w:r w:rsidR="00295244">
        <w:t xml:space="preserve"> A</w:t>
      </w:r>
      <w:r w:rsidR="002C13D9">
        <w:t xml:space="preserve"> „</w:t>
      </w:r>
      <w:r w:rsidR="002C13D9" w:rsidRPr="002C13D9">
        <w:rPr>
          <w:i/>
          <w:iCs/>
        </w:rPr>
        <w:t>Read more</w:t>
      </w:r>
      <w:r w:rsidR="002C13D9">
        <w:t xml:space="preserve">” gombra kattintva elérhető </w:t>
      </w:r>
      <w:r w:rsidR="00965986">
        <w:t>az ingatlan részletek oldal, míg az „</w:t>
      </w:r>
      <w:proofErr w:type="spellStart"/>
      <w:r w:rsidR="00965986" w:rsidRPr="00943E50">
        <w:rPr>
          <w:i/>
          <w:iCs/>
        </w:rPr>
        <w:t>Owner’s</w:t>
      </w:r>
      <w:proofErr w:type="spellEnd"/>
      <w:r w:rsidR="00965986" w:rsidRPr="00943E50">
        <w:rPr>
          <w:i/>
          <w:iCs/>
        </w:rPr>
        <w:t xml:space="preserve"> </w:t>
      </w:r>
      <w:proofErr w:type="spellStart"/>
      <w:r w:rsidR="00965986" w:rsidRPr="00943E50">
        <w:rPr>
          <w:i/>
          <w:iCs/>
        </w:rPr>
        <w:t>profile</w:t>
      </w:r>
      <w:proofErr w:type="spellEnd"/>
      <w:r w:rsidR="00965986">
        <w:t>”</w:t>
      </w:r>
      <w:r w:rsidR="004F2EB5">
        <w:t xml:space="preserve"> </w:t>
      </w:r>
      <w:r w:rsidR="00F334A2">
        <w:t>gombra kattintva a tulajdonos felhasználó profilj</w:t>
      </w:r>
      <w:r w:rsidR="00C5675C">
        <w:t>a</w:t>
      </w:r>
      <w:r w:rsidR="00F334A2">
        <w:t>, értékelései</w:t>
      </w:r>
      <w:r w:rsidR="00C5675C">
        <w:t xml:space="preserve"> tekinthetők </w:t>
      </w:r>
      <w:r w:rsidR="00F334A2">
        <w:t>meg.</w:t>
      </w:r>
    </w:p>
    <w:p w14:paraId="389C1FDC" w14:textId="60B9FF4F" w:rsidR="004F1E6B" w:rsidRDefault="004A6253" w:rsidP="004A6253">
      <w:r>
        <w:t>A lista tetején találhatók a rendezési lehetőségek. A kék háttérrel rendelkező gomb az éppen aktív rendezést jelzi.</w:t>
      </w:r>
      <w:r w:rsidR="00155753">
        <w:t xml:space="preserve"> Amennyiben</w:t>
      </w:r>
      <w:r w:rsidR="008B3163">
        <w:t xml:space="preserve"> a felhasználó megváltoztatja az aktív rendezést, a lista </w:t>
      </w:r>
      <w:r w:rsidR="000B2551">
        <w:t>frissül</w:t>
      </w:r>
      <w:r w:rsidR="008B3163">
        <w:t xml:space="preserve"> a kért rendezés</w:t>
      </w:r>
      <w:r w:rsidR="00706DE2">
        <w:t xml:space="preserve"> életbe lép</w:t>
      </w:r>
      <w:r w:rsidR="008B3163">
        <w:t>.</w:t>
      </w:r>
    </w:p>
    <w:p w14:paraId="2D5EC05E" w14:textId="77777777" w:rsidR="00CA4172" w:rsidRDefault="00CA4172" w:rsidP="00CA417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56A7E4" wp14:editId="71B20BE6">
            <wp:extent cx="5162550" cy="3615728"/>
            <wp:effectExtent l="190500" t="190500" r="190500" b="19431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6959" cy="36188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CF09F0" w14:textId="34054FD3" w:rsidR="00716414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25</w:t>
      </w:r>
      <w:r>
        <w:rPr>
          <w:noProof/>
        </w:rPr>
        <w:fldChar w:fldCharType="end"/>
      </w:r>
      <w:r w:rsidR="00CA4172">
        <w:t>. ábra: Ingatlan részletek oldal</w:t>
      </w:r>
    </w:p>
    <w:p w14:paraId="3EF0EEF3" w14:textId="6A24B323" w:rsidR="00716414" w:rsidRDefault="005B307A" w:rsidP="00EC31B9">
      <w:r>
        <w:t>Az ingatlan részletek oldalon</w:t>
      </w:r>
      <w:r w:rsidR="00012E7B">
        <w:t xml:space="preserve"> </w:t>
      </w:r>
      <w:r w:rsidR="00D5033F">
        <w:t>még több információ található, mint az előnézeti képen.</w:t>
      </w:r>
      <w:r w:rsidR="00901B7D">
        <w:t xml:space="preserve"> </w:t>
      </w:r>
      <w:r w:rsidR="008F6813">
        <w:t>Itt már a hirdetés létrehozásának dátuma, valamint a leírás is megjelenik.</w:t>
      </w:r>
      <w:r w:rsidR="00421323">
        <w:t xml:space="preserve"> Továbbá nem csak egy feltöltött képet láthatunk</w:t>
      </w:r>
      <w:r w:rsidR="008075DF">
        <w:t>, az oldal tetején megjelenő képet lehetőségünk van lapozni a mellette lévő nyilak kattintásával.</w:t>
      </w:r>
    </w:p>
    <w:p w14:paraId="1CF9459F" w14:textId="7899FE55" w:rsidR="00C8284A" w:rsidRDefault="00661F3F" w:rsidP="00EC31B9">
      <w:r>
        <w:t xml:space="preserve">A részletek oldalon lejjebb görgetve megtalálható </w:t>
      </w:r>
      <w:r w:rsidR="00617C98">
        <w:t>a térkép</w:t>
      </w:r>
      <w:r w:rsidR="00D838E5">
        <w:t>,</w:t>
      </w:r>
      <w:r w:rsidR="00617C98">
        <w:t xml:space="preserve"> amely az ingatlan elhelyezkedését ábrázolja</w:t>
      </w:r>
      <w:r w:rsidR="00ED170D">
        <w:t xml:space="preserve"> egy gombostűvel</w:t>
      </w:r>
      <w:r w:rsidR="00617C98">
        <w:t>.</w:t>
      </w:r>
      <w:r w:rsidR="00D838E5">
        <w:t xml:space="preserve"> Ez egy reszponzív </w:t>
      </w:r>
      <w:r w:rsidR="00D838E5" w:rsidRPr="00D838E5">
        <w:rPr>
          <w:i/>
          <w:iCs/>
        </w:rPr>
        <w:t>Google</w:t>
      </w:r>
      <w:r w:rsidR="00D838E5">
        <w:t xml:space="preserve"> térkép, amelyen közelíthető, mozgatható és az utcakép nézet is elérhető.</w:t>
      </w:r>
    </w:p>
    <w:p w14:paraId="794AF435" w14:textId="77777777" w:rsidR="00857305" w:rsidRDefault="00C8284A" w:rsidP="0085730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F9A533" wp14:editId="76FF83F2">
            <wp:extent cx="5143500" cy="2505219"/>
            <wp:effectExtent l="190500" t="190500" r="190500" b="2000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1920" cy="25141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649D3" w14:textId="4F26850F" w:rsidR="00C8284A" w:rsidRPr="00EC31B9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26</w:t>
      </w:r>
      <w:r>
        <w:rPr>
          <w:noProof/>
        </w:rPr>
        <w:fldChar w:fldCharType="end"/>
      </w:r>
      <w:r w:rsidR="00857305">
        <w:t>. ábra: Google térkép az ingatlan elhelyezkedésével</w:t>
      </w:r>
    </w:p>
    <w:p w14:paraId="22B384DE" w14:textId="51CA446F" w:rsidR="00656349" w:rsidRDefault="00656349">
      <w:pPr>
        <w:pStyle w:val="Cmsor2"/>
      </w:pPr>
      <w:bookmarkStart w:id="564" w:name="_Toc57927305"/>
      <w:r>
        <w:t>Új hirdetés feladása</w:t>
      </w:r>
      <w:bookmarkEnd w:id="564"/>
    </w:p>
    <w:p w14:paraId="05BB58B0" w14:textId="2B104743" w:rsidR="00905373" w:rsidRDefault="00A8649D" w:rsidP="00905373">
      <w:r>
        <w:t>Az új hirdetés feladása funkció a már korábban bemutatott jobb felső sarokban elhelyezkedő menüb</w:t>
      </w:r>
      <w:r w:rsidR="004D1C68">
        <w:t>en kapott helyet.</w:t>
      </w:r>
      <w:r w:rsidR="00DA567F">
        <w:t xml:space="preserve"> Az „</w:t>
      </w:r>
      <w:proofErr w:type="spellStart"/>
      <w:r w:rsidR="00DA567F">
        <w:t>Upload</w:t>
      </w:r>
      <w:proofErr w:type="spellEnd"/>
      <w:r w:rsidR="00DA567F">
        <w:t xml:space="preserve"> </w:t>
      </w:r>
      <w:r w:rsidR="005A021F">
        <w:t xml:space="preserve">a </w:t>
      </w:r>
      <w:proofErr w:type="spellStart"/>
      <w:r w:rsidR="00DA567F">
        <w:t>new</w:t>
      </w:r>
      <w:proofErr w:type="spellEnd"/>
      <w:r w:rsidR="00DA567F">
        <w:t xml:space="preserve"> ad” gombra kattintva jelenik meg a</w:t>
      </w:r>
      <w:r w:rsidR="00905373">
        <w:t xml:space="preserve"> felület, valamint az űrlap</w:t>
      </w:r>
      <w:r w:rsidR="00DA567F">
        <w:t>.</w:t>
      </w:r>
      <w:r w:rsidR="00A61E14">
        <w:t xml:space="preserve"> Az űrlap minden </w:t>
      </w:r>
      <w:r w:rsidR="00155DBA">
        <w:t>mezőjének</w:t>
      </w:r>
      <w:r w:rsidR="00A61E14">
        <w:t xml:space="preserve"> </w:t>
      </w:r>
      <w:r w:rsidR="00924DC4">
        <w:t>kitöltése kötelező.</w:t>
      </w:r>
      <w:r w:rsidR="00AD403D">
        <w:t xml:space="preserve"> A kitöltés helyességéről visszajelzést ad, amennyiben a bevitt érték helyes, egy zöld pipa jelenik meg, ha viszont a bevitt érték nem megfelelő, akkor egy piros felkiáltójel jelenik meg a mező jobb oldalán.</w:t>
      </w:r>
      <w:r w:rsidR="00972D56">
        <w:t xml:space="preserve"> Amennyiben a </w:t>
      </w:r>
      <w:r w:rsidR="009D4334">
        <w:t>felhasználó minden mezőt megfelelően kitöltött és elküldi az űrlapot, a hirdetés létrejön és feladott hirdetések felület jelenik meg.</w:t>
      </w:r>
    </w:p>
    <w:p w14:paraId="0E7844AA" w14:textId="77777777" w:rsidR="00972D56" w:rsidRDefault="00972D56" w:rsidP="00972D5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FE0E5E1" wp14:editId="530A82ED">
            <wp:extent cx="5124450" cy="1391989"/>
            <wp:effectExtent l="190500" t="190500" r="190500" b="18923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487" cy="1399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9343D3" w14:textId="63C3A0BE" w:rsidR="00972D56" w:rsidRPr="00661F3F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27</w:t>
      </w:r>
      <w:r>
        <w:rPr>
          <w:noProof/>
        </w:rPr>
        <w:fldChar w:fldCharType="end"/>
      </w:r>
      <w:r w:rsidR="00972D56">
        <w:t>. ábra: Űrlap mezők visszajelzésekkel</w:t>
      </w:r>
    </w:p>
    <w:p w14:paraId="25A7FED0" w14:textId="436981CA" w:rsidR="00656349" w:rsidRDefault="00656349" w:rsidP="00656349">
      <w:pPr>
        <w:pStyle w:val="Cmsor2"/>
      </w:pPr>
      <w:bookmarkStart w:id="565" w:name="_Toc57927306"/>
      <w:r>
        <w:t>Meglévő hirdetés módosítása</w:t>
      </w:r>
      <w:bookmarkEnd w:id="565"/>
    </w:p>
    <w:p w14:paraId="41A4F135" w14:textId="2202739C" w:rsidR="000F4B02" w:rsidRDefault="000F4B02" w:rsidP="000F4B02">
      <w:r>
        <w:t xml:space="preserve">Szintén a jobb felső sarokban lévő lehetőségek között található a feladott hirdetések megtekintése </w:t>
      </w:r>
      <w:r w:rsidR="008166CC">
        <w:t>oldal</w:t>
      </w:r>
      <w:r>
        <w:t>.</w:t>
      </w:r>
      <w:r w:rsidR="008166CC">
        <w:t xml:space="preserve"> Ezen a felületen jelennek meg a bejelentkezett felhasználó </w:t>
      </w:r>
      <w:r w:rsidR="008166CC">
        <w:lastRenderedPageBreak/>
        <w:t>által feladott hirdetések, és innen érhető el az egyes hirdetésékre a módosítás felület.</w:t>
      </w:r>
      <w:r w:rsidR="003E3281">
        <w:t xml:space="preserve"> </w:t>
      </w:r>
      <w:r w:rsidR="00982837">
        <w:t>Az oldal t</w:t>
      </w:r>
      <w:r w:rsidR="003E3281">
        <w:t>ovábbi sajátossága, hogy jelzi az</w:t>
      </w:r>
      <w:r w:rsidR="00982837">
        <w:t xml:space="preserve"> egyes</w:t>
      </w:r>
      <w:r w:rsidR="003E3281">
        <w:t xml:space="preserve"> </w:t>
      </w:r>
      <w:r w:rsidR="00982837">
        <w:t>hirdetések megtekintéseinek számát, másszóval azt, hogy hányan nyitották meg az adott hirdetés részleteinek oldalát.</w:t>
      </w:r>
    </w:p>
    <w:p w14:paraId="6BFE8FC9" w14:textId="77777777" w:rsidR="001C543E" w:rsidRDefault="003D67A8" w:rsidP="001C543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7E73AB6" wp14:editId="38B932DF">
            <wp:extent cx="5178288" cy="1853565"/>
            <wp:effectExtent l="190500" t="190500" r="194310" b="18478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2434" cy="1858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050389" w14:textId="36DF8596" w:rsidR="00031849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28</w:t>
      </w:r>
      <w:r>
        <w:rPr>
          <w:noProof/>
        </w:rPr>
        <w:fldChar w:fldCharType="end"/>
      </w:r>
      <w:r w:rsidR="001C543E">
        <w:t>. ábra: Saját hirdetések listája</w:t>
      </w:r>
    </w:p>
    <w:p w14:paraId="01703910" w14:textId="0FB41FC4" w:rsidR="001C543E" w:rsidRDefault="00AB3CA2" w:rsidP="001C543E">
      <w:r>
        <w:t xml:space="preserve">Amennyiben egy konkrét hirdetését szeretné </w:t>
      </w:r>
      <w:r w:rsidR="00930429">
        <w:t>szerkeszteni</w:t>
      </w:r>
      <w:r>
        <w:t xml:space="preserve"> a felhasználó akkor az adott hirdetés kártyáján az „</w:t>
      </w:r>
      <w:r w:rsidRPr="00AB3CA2">
        <w:rPr>
          <w:i/>
          <w:iCs/>
        </w:rPr>
        <w:t>Edit</w:t>
      </w:r>
      <w:r>
        <w:t>” gombra kattintás után megteheti ezt.</w:t>
      </w:r>
      <w:r w:rsidR="0012161F">
        <w:t xml:space="preserve"> Ezen a felületen van lehetőség fényképek feltöltésére vagy törlésére az adott hirdetéshez.</w:t>
      </w:r>
      <w:r w:rsidR="00A569BC">
        <w:t xml:space="preserve"> Az előbbihez a bal alsó sarokban kell tallózni egy képfájlt, majd a „</w:t>
      </w:r>
      <w:proofErr w:type="spellStart"/>
      <w:r w:rsidR="00A569BC" w:rsidRPr="00A569BC">
        <w:rPr>
          <w:i/>
          <w:iCs/>
        </w:rPr>
        <w:t>Submit</w:t>
      </w:r>
      <w:proofErr w:type="spellEnd"/>
      <w:r w:rsidR="00A569BC">
        <w:t>” gombra kell kattintani.</w:t>
      </w:r>
      <w:r w:rsidR="00F7029E">
        <w:t xml:space="preserve"> Törléshez, a törölni kívánt kép alatt található piros „</w:t>
      </w:r>
      <w:proofErr w:type="spellStart"/>
      <w:r w:rsidR="00F7029E" w:rsidRPr="00F7029E">
        <w:rPr>
          <w:i/>
          <w:iCs/>
        </w:rPr>
        <w:t>Remove</w:t>
      </w:r>
      <w:proofErr w:type="spellEnd"/>
      <w:r w:rsidR="00F7029E">
        <w:t>” gomb</w:t>
      </w:r>
      <w:r w:rsidR="0051443B">
        <w:t xml:space="preserve"> megnyomása szükséges</w:t>
      </w:r>
      <w:r w:rsidR="00F7029E">
        <w:t>.</w:t>
      </w:r>
    </w:p>
    <w:p w14:paraId="42127569" w14:textId="77777777" w:rsidR="00D27E3B" w:rsidRDefault="00A569BC" w:rsidP="00D27E3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30B2132" wp14:editId="03BE9BF0">
            <wp:extent cx="4781550" cy="1833002"/>
            <wp:effectExtent l="190500" t="190500" r="190500" b="18669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1328" cy="18444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77C95E" w14:textId="065E5214" w:rsidR="00A569BC" w:rsidRPr="001C543E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29</w:t>
      </w:r>
      <w:r>
        <w:rPr>
          <w:noProof/>
        </w:rPr>
        <w:fldChar w:fldCharType="end"/>
      </w:r>
      <w:r w:rsidR="00D27E3B">
        <w:t>. ábra: Képfelöltés és törlés</w:t>
      </w:r>
    </w:p>
    <w:p w14:paraId="4310DB6E" w14:textId="412BA57C" w:rsidR="00031849" w:rsidRDefault="00AB3CA2" w:rsidP="00AB3CA2">
      <w:pPr>
        <w:ind w:firstLine="0"/>
      </w:pPr>
      <w:r>
        <w:tab/>
      </w:r>
      <w:r w:rsidR="009D4228">
        <w:t>A felhasználó szerkesztheti a hirdetés címét, az árat, valamint a leírást. A címet és az ingatlan típusát, (miután ezek elég ritkán változnak meg) nem</w:t>
      </w:r>
      <w:r w:rsidR="000D4127">
        <w:t>, ez esetben új hirdetés feladása szükséges.</w:t>
      </w:r>
      <w:r w:rsidR="001A0125">
        <w:t xml:space="preserve"> Ezt az említett mezők mellett elhelyezkedő „Edit” gombra kattintva </w:t>
      </w:r>
      <w:r w:rsidR="001A0125">
        <w:lastRenderedPageBreak/>
        <w:t>teheti meg.</w:t>
      </w:r>
      <w:r w:rsidR="0057550A">
        <w:t xml:space="preserve"> Lehetőség van a hirdetést kiemelni, virtuális kreditért cserébe</w:t>
      </w:r>
      <w:r w:rsidR="001C4AB1">
        <w:t xml:space="preserve"> (a kreditek száma megtekinthető a profilon)</w:t>
      </w:r>
      <w:r w:rsidR="0057550A">
        <w:t>.</w:t>
      </w:r>
      <w:r w:rsidR="00BE6721">
        <w:t xml:space="preserve"> Három időtartam közül választhat a felhasználó, a kiemelés idejének tekintetében, egy nap, egy hét és egy hónap.</w:t>
      </w:r>
      <w:r w:rsidR="00690CAA">
        <w:t xml:space="preserve"> A hirdetést törölni az alul találtható „</w:t>
      </w:r>
      <w:proofErr w:type="spellStart"/>
      <w:r w:rsidR="00690CAA" w:rsidRPr="00690CAA">
        <w:rPr>
          <w:i/>
          <w:iCs/>
        </w:rPr>
        <w:t>Delete</w:t>
      </w:r>
      <w:proofErr w:type="spellEnd"/>
      <w:r w:rsidR="00690CAA" w:rsidRPr="00690CAA">
        <w:rPr>
          <w:i/>
          <w:iCs/>
        </w:rPr>
        <w:t xml:space="preserve"> </w:t>
      </w:r>
      <w:proofErr w:type="spellStart"/>
      <w:r w:rsidR="00690CAA" w:rsidRPr="00690CAA">
        <w:rPr>
          <w:i/>
          <w:iCs/>
        </w:rPr>
        <w:t>this</w:t>
      </w:r>
      <w:proofErr w:type="spellEnd"/>
      <w:r w:rsidR="00690CAA" w:rsidRPr="00690CAA">
        <w:rPr>
          <w:i/>
          <w:iCs/>
        </w:rPr>
        <w:t xml:space="preserve"> ad</w:t>
      </w:r>
      <w:r w:rsidR="00690CAA">
        <w:t>” gombra kattintva lehet. Kattintás utána egy felugró ablakban megerősítést kér az oldal,</w:t>
      </w:r>
      <w:r w:rsidR="00A41B4F">
        <w:t xml:space="preserve"> így</w:t>
      </w:r>
      <w:r w:rsidR="00690CAA">
        <w:t xml:space="preserve"> véletlen kattint</w:t>
      </w:r>
      <w:r w:rsidR="00A41B4F">
        <w:t>ás esetén</w:t>
      </w:r>
      <w:r w:rsidR="00690CAA">
        <w:t xml:space="preserve"> sem fog azonnal törlődni a hirdetés.</w:t>
      </w:r>
    </w:p>
    <w:p w14:paraId="089FC097" w14:textId="77777777" w:rsidR="008E7D92" w:rsidRDefault="008E7D92" w:rsidP="008E7D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51F01A" wp14:editId="72DA923D">
            <wp:extent cx="5400040" cy="262890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2125" w14:textId="58A6F3F0" w:rsidR="008E7D92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30</w:t>
      </w:r>
      <w:r>
        <w:rPr>
          <w:noProof/>
        </w:rPr>
        <w:fldChar w:fldCharType="end"/>
      </w:r>
      <w:r w:rsidR="008E7D92">
        <w:t>. ábra: Hirdetés alapadatainak szerkesztése</w:t>
      </w:r>
    </w:p>
    <w:p w14:paraId="617B33AB" w14:textId="026FA072" w:rsidR="00E80BE1" w:rsidRDefault="00E80BE1" w:rsidP="00E80BE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DE86B5F" wp14:editId="40CEE309">
            <wp:extent cx="2694203" cy="1029019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7834" cy="104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997">
        <w:t xml:space="preserve"> </w:t>
      </w:r>
      <w:r w:rsidR="009A4997">
        <w:rPr>
          <w:noProof/>
        </w:rPr>
        <w:drawing>
          <wp:inline distT="0" distB="0" distL="0" distR="0" wp14:anchorId="0F6AF568" wp14:editId="1F3EDDC7">
            <wp:extent cx="2621280" cy="1004865"/>
            <wp:effectExtent l="0" t="0" r="7620" b="508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0340" cy="100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6FE0" w14:textId="07991372" w:rsidR="00E80BE1" w:rsidRDefault="00964975" w:rsidP="000C3551">
      <w:pPr>
        <w:pStyle w:val="Kpalrs"/>
        <w:rPr>
          <w:noProof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31</w:t>
      </w:r>
      <w:r>
        <w:rPr>
          <w:noProof/>
        </w:rPr>
        <w:fldChar w:fldCharType="end"/>
      </w:r>
      <w:r w:rsidR="00E80BE1">
        <w:t>. ábra:</w:t>
      </w:r>
      <w:r w:rsidR="00E80BE1">
        <w:rPr>
          <w:noProof/>
        </w:rPr>
        <w:t xml:space="preserve"> Felugró ablak</w:t>
      </w:r>
      <w:r w:rsidR="009A4997">
        <w:rPr>
          <w:noProof/>
        </w:rPr>
        <w:t>ok</w:t>
      </w:r>
      <w:r w:rsidR="00E80BE1">
        <w:rPr>
          <w:noProof/>
        </w:rPr>
        <w:t>, a megerősítéshez</w:t>
      </w:r>
    </w:p>
    <w:p w14:paraId="327FE10F" w14:textId="6D1FBEF7" w:rsidR="00350C5B" w:rsidRPr="00350C5B" w:rsidRDefault="00350C5B" w:rsidP="00350C5B">
      <w:r>
        <w:t>Az oldal alján egy a 2</w:t>
      </w:r>
      <w:r w:rsidR="00B21D9B">
        <w:t>6</w:t>
      </w:r>
      <w:r>
        <w:t>. ábrán is látható térkép látható. Ezen a térképen viszont lehetőség van az ingatlan pozíciójának megváltoztatására. Ehhez engedélyez</w:t>
      </w:r>
      <w:r w:rsidR="00D60166">
        <w:t>ni</w:t>
      </w:r>
      <w:r>
        <w:t xml:space="preserve"> kell a helymeghatározást a böngészőben</w:t>
      </w:r>
      <w:r w:rsidR="009D37D8">
        <w:t xml:space="preserve">, </w:t>
      </w:r>
      <w:r>
        <w:t xml:space="preserve">amennyiben nincs még beállítva pozíció. </w:t>
      </w:r>
      <w:r w:rsidR="009D37D8">
        <w:t xml:space="preserve">A </w:t>
      </w:r>
      <w:r w:rsidR="00D60166">
        <w:t>térkép közepén lévő gombostű</w:t>
      </w:r>
      <w:r w:rsidR="0033148E">
        <w:t xml:space="preserve"> mozgatható, mozgatásával tudjuk megadni ingatlanunk kívánt pozícióját a térképen.</w:t>
      </w:r>
      <w:r w:rsidR="00B81B1A">
        <w:t xml:space="preserve"> Amint elengedjük a gombostűt, a</w:t>
      </w:r>
      <w:r w:rsidR="00142C69">
        <w:t xml:space="preserve"> beállított, </w:t>
      </w:r>
      <w:r w:rsidR="00B81B1A">
        <w:t>új pozíció mentésre kerül.</w:t>
      </w:r>
    </w:p>
    <w:p w14:paraId="38670AF2" w14:textId="77777777" w:rsidR="00D27E3B" w:rsidRPr="000F4B02" w:rsidRDefault="00D27E3B" w:rsidP="00AB3CA2">
      <w:pPr>
        <w:ind w:firstLine="0"/>
      </w:pPr>
    </w:p>
    <w:p w14:paraId="67028142" w14:textId="4F3B7F4E" w:rsidR="001845C5" w:rsidRDefault="001845C5" w:rsidP="001845C5">
      <w:pPr>
        <w:pStyle w:val="Cmsor2"/>
      </w:pPr>
      <w:bookmarkStart w:id="566" w:name="_Toc57927307"/>
      <w:r>
        <w:lastRenderedPageBreak/>
        <w:t>Hirdetők értékelése</w:t>
      </w:r>
      <w:r w:rsidR="00944961">
        <w:t>, felhasználók adatlapja</w:t>
      </w:r>
      <w:bookmarkEnd w:id="566"/>
    </w:p>
    <w:p w14:paraId="33B4A7F0" w14:textId="2E6F4908" w:rsidR="00305A45" w:rsidRDefault="00305A45" w:rsidP="00305A45">
      <w:r>
        <w:t>Minden regisztrált felhasználónak van adatlapja az oldalon.</w:t>
      </w:r>
      <w:r w:rsidR="0051405F">
        <w:t xml:space="preserve"> Ez az adatlap több más felületről is elérhető, például a linkként megjelenő felhasználónévre, vagy „</w:t>
      </w:r>
      <w:proofErr w:type="spellStart"/>
      <w:r w:rsidR="0051405F" w:rsidRPr="0051405F">
        <w:rPr>
          <w:i/>
          <w:iCs/>
        </w:rPr>
        <w:t>Owner’s</w:t>
      </w:r>
      <w:proofErr w:type="spellEnd"/>
      <w:r w:rsidR="0051405F" w:rsidRPr="0051405F">
        <w:rPr>
          <w:i/>
          <w:iCs/>
        </w:rPr>
        <w:t xml:space="preserve"> </w:t>
      </w:r>
      <w:proofErr w:type="spellStart"/>
      <w:r w:rsidR="0051405F" w:rsidRPr="0051405F">
        <w:rPr>
          <w:i/>
          <w:iCs/>
        </w:rPr>
        <w:t>profile</w:t>
      </w:r>
      <w:proofErr w:type="spellEnd"/>
      <w:r w:rsidR="0051405F">
        <w:t>” gombra kattintással</w:t>
      </w:r>
      <w:r w:rsidR="00743C34">
        <w:t>, valamint a „/</w:t>
      </w:r>
      <w:proofErr w:type="spellStart"/>
      <w:r w:rsidR="00743C34">
        <w:t>profile</w:t>
      </w:r>
      <w:proofErr w:type="spellEnd"/>
      <w:r w:rsidR="00743C34">
        <w:t>/&lt;felhasználónév&gt;” URL végződéssel is.</w:t>
      </w:r>
      <w:r w:rsidR="00E02BAE">
        <w:t xml:space="preserve"> Az oldalon megtalálható a kérdéses felhasználó</w:t>
      </w:r>
      <w:r w:rsidR="00D14CE0">
        <w:t>k alapadatai</w:t>
      </w:r>
      <w:r w:rsidR="00597343">
        <w:t>,</w:t>
      </w:r>
      <w:r w:rsidR="00D14CE0">
        <w:t xml:space="preserve"> mint a felhasználóneve, teljes neve, e-mail címe</w:t>
      </w:r>
      <w:r w:rsidR="00597343">
        <w:t xml:space="preserve">. Böngészhetők továbbá a felhasználó értékelései, </w:t>
      </w:r>
      <w:r w:rsidR="00713CEF">
        <w:t>és az általa feladott aktív hirdetések is.</w:t>
      </w:r>
      <w:r w:rsidR="00ED5A29">
        <w:t xml:space="preserve"> A „</w:t>
      </w:r>
      <w:proofErr w:type="spellStart"/>
      <w:r w:rsidR="00ED5A29" w:rsidRPr="00ED5A29">
        <w:rPr>
          <w:i/>
          <w:iCs/>
        </w:rPr>
        <w:t>Send</w:t>
      </w:r>
      <w:proofErr w:type="spellEnd"/>
      <w:r w:rsidR="00ED5A29" w:rsidRPr="00ED5A29">
        <w:rPr>
          <w:i/>
          <w:iCs/>
        </w:rPr>
        <w:t xml:space="preserve"> a </w:t>
      </w:r>
      <w:proofErr w:type="spellStart"/>
      <w:r w:rsidR="00ED5A29" w:rsidRPr="00ED5A29">
        <w:rPr>
          <w:i/>
          <w:iCs/>
        </w:rPr>
        <w:t>message</w:t>
      </w:r>
      <w:proofErr w:type="spellEnd"/>
      <w:r w:rsidR="00ED5A29">
        <w:t>” linken privát üzenetet küldhetünk a felhasználónak.</w:t>
      </w:r>
    </w:p>
    <w:p w14:paraId="3445923A" w14:textId="77777777" w:rsidR="007933BC" w:rsidRDefault="007933BC" w:rsidP="007933B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9CC771A" wp14:editId="2E3B431B">
            <wp:extent cx="5400040" cy="4281170"/>
            <wp:effectExtent l="0" t="0" r="0" b="508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8E72" w14:textId="054CFA10" w:rsidR="007933BC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32</w:t>
      </w:r>
      <w:r>
        <w:rPr>
          <w:noProof/>
        </w:rPr>
        <w:fldChar w:fldCharType="end"/>
      </w:r>
      <w:r w:rsidR="007933BC">
        <w:t>. ábra: Egy felhasználó adatlapja</w:t>
      </w:r>
    </w:p>
    <w:p w14:paraId="57B82684" w14:textId="31D0758D" w:rsidR="007933BC" w:rsidRPr="007933BC" w:rsidRDefault="007933BC" w:rsidP="007933BC">
      <w:r>
        <w:t>Amennyiben a felhasználó bejelentkezett, itt értékelést is tud leadni.</w:t>
      </w:r>
      <w:r w:rsidR="00C40F2F">
        <w:t xml:space="preserve"> Ehhez az értékelés típusának kiválasztása, valamint egy néhány szavas komment írása szükséges.</w:t>
      </w:r>
      <w:r w:rsidR="00F87C1D">
        <w:t xml:space="preserve"> </w:t>
      </w:r>
      <w:r w:rsidR="004B6C30">
        <w:t>A „</w:t>
      </w:r>
      <w:r w:rsidR="004B6C30" w:rsidRPr="00B25492">
        <w:rPr>
          <w:i/>
          <w:iCs/>
        </w:rPr>
        <w:t xml:space="preserve">Show </w:t>
      </w:r>
      <w:proofErr w:type="spellStart"/>
      <w:r w:rsidR="004B6C30" w:rsidRPr="00B25492">
        <w:rPr>
          <w:i/>
          <w:iCs/>
        </w:rPr>
        <w:t>all</w:t>
      </w:r>
      <w:proofErr w:type="spellEnd"/>
      <w:r w:rsidR="004B6C30" w:rsidRPr="00B25492">
        <w:rPr>
          <w:i/>
          <w:iCs/>
        </w:rPr>
        <w:t xml:space="preserve"> </w:t>
      </w:r>
      <w:proofErr w:type="spellStart"/>
      <w:r w:rsidR="004B6C30" w:rsidRPr="00B25492">
        <w:rPr>
          <w:i/>
          <w:iCs/>
        </w:rPr>
        <w:t>reviews</w:t>
      </w:r>
      <w:proofErr w:type="spellEnd"/>
      <w:r w:rsidR="004B6C30">
        <w:t>” gombra kattintva megtekinthető, hogy mely más felhasználók, milyen értékeléseket adtak le, valamint a kommentek is elolvashatók.</w:t>
      </w:r>
      <w:r w:rsidR="009673D9">
        <w:t xml:space="preserve"> A hirdetések itt is hasonlóképpen jelennek meg, mint korábban bemutatott kereső felületen.</w:t>
      </w:r>
    </w:p>
    <w:p w14:paraId="51D64E38" w14:textId="381BF1A6" w:rsidR="00756C81" w:rsidRDefault="001845C5" w:rsidP="007E2AB2">
      <w:pPr>
        <w:pStyle w:val="Cmsor2"/>
      </w:pPr>
      <w:bookmarkStart w:id="567" w:name="_Toc57927308"/>
      <w:r>
        <w:lastRenderedPageBreak/>
        <w:t>Privát üzenetek megtekintése, küldése</w:t>
      </w:r>
      <w:bookmarkEnd w:id="567"/>
    </w:p>
    <w:p w14:paraId="23122EB8" w14:textId="58F35B31" w:rsidR="00DE6F36" w:rsidRDefault="00547E7C" w:rsidP="00DE6F36">
      <w:r>
        <w:t>A felhasználó privát üzenetet küldhet egy másik felhasználónak</w:t>
      </w:r>
      <w:r w:rsidR="00600E06">
        <w:t>. Ez elérhető,</w:t>
      </w:r>
      <w:r>
        <w:t xml:space="preserve"> ha az adatlapján rákattint a „</w:t>
      </w:r>
      <w:proofErr w:type="spellStart"/>
      <w:r w:rsidRPr="00547E7C">
        <w:rPr>
          <w:i/>
          <w:iCs/>
        </w:rPr>
        <w:t>Send</w:t>
      </w:r>
      <w:proofErr w:type="spellEnd"/>
      <w:r w:rsidRPr="00547E7C">
        <w:rPr>
          <w:i/>
          <w:iCs/>
        </w:rPr>
        <w:t xml:space="preserve"> a </w:t>
      </w:r>
      <w:proofErr w:type="spellStart"/>
      <w:r w:rsidRPr="00547E7C">
        <w:rPr>
          <w:i/>
          <w:iCs/>
        </w:rPr>
        <w:t>message</w:t>
      </w:r>
      <w:proofErr w:type="spellEnd"/>
      <w:r w:rsidRPr="00547E7C">
        <w:rPr>
          <w:i/>
          <w:iCs/>
        </w:rPr>
        <w:t>!</w:t>
      </w:r>
      <w:r>
        <w:t>” linkre</w:t>
      </w:r>
      <w:r w:rsidR="00600E06">
        <w:t>, vagy ha a jobb felső menüből a „</w:t>
      </w:r>
      <w:proofErr w:type="spellStart"/>
      <w:r w:rsidR="00600E06" w:rsidRPr="002F1C89">
        <w:rPr>
          <w:i/>
          <w:iCs/>
        </w:rPr>
        <w:t>My</w:t>
      </w:r>
      <w:proofErr w:type="spellEnd"/>
      <w:r w:rsidR="00600E06" w:rsidRPr="002F1C89">
        <w:rPr>
          <w:i/>
          <w:iCs/>
        </w:rPr>
        <w:t xml:space="preserve"> </w:t>
      </w:r>
      <w:proofErr w:type="spellStart"/>
      <w:r w:rsidR="00600E06" w:rsidRPr="002F1C89">
        <w:rPr>
          <w:i/>
          <w:iCs/>
        </w:rPr>
        <w:t>messages</w:t>
      </w:r>
      <w:proofErr w:type="spellEnd"/>
      <w:r w:rsidR="00600E06">
        <w:t>” opciót választja.</w:t>
      </w:r>
      <w:r w:rsidR="00E76E41">
        <w:t xml:space="preserve"> </w:t>
      </w:r>
    </w:p>
    <w:p w14:paraId="688160D3" w14:textId="77777777" w:rsidR="00FB6C2A" w:rsidRDefault="00FB6C2A" w:rsidP="00FB6C2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DE0945D" wp14:editId="69807DB6">
            <wp:extent cx="5400040" cy="2757805"/>
            <wp:effectExtent l="0" t="0" r="0" b="444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46A3" w14:textId="7734F36A" w:rsidR="00FB6C2A" w:rsidRDefault="00964975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B49BF">
        <w:rPr>
          <w:noProof/>
        </w:rPr>
        <w:t>33</w:t>
      </w:r>
      <w:r>
        <w:rPr>
          <w:noProof/>
        </w:rPr>
        <w:fldChar w:fldCharType="end"/>
      </w:r>
      <w:r w:rsidR="00FB6C2A">
        <w:t>. ábra: Privát üzenetek felület</w:t>
      </w:r>
    </w:p>
    <w:p w14:paraId="5393F7CC" w14:textId="3106576C" w:rsidR="001537AC" w:rsidRPr="001537AC" w:rsidRDefault="008233E2" w:rsidP="001537AC">
      <w:r>
        <w:t>A felületen a bal oldalt megjelennek azon felhasználók</w:t>
      </w:r>
      <w:r w:rsidR="00D131AF">
        <w:t xml:space="preserve"> nevei,</w:t>
      </w:r>
      <w:r>
        <w:t xml:space="preserve"> akikkel már történt üzenetváltás.</w:t>
      </w:r>
      <w:r w:rsidR="00D131AF">
        <w:t xml:space="preserve"> Eze</w:t>
      </w:r>
      <w:r w:rsidR="009F643D">
        <w:t>n nevek valamelyikére kattintva a jobb oldalt megjelennek az üzenetváltások</w:t>
      </w:r>
      <w:r w:rsidR="00932440">
        <w:t>, valamint kék háttér jelzi, az aktuálisan kiválasztott ellenoldali felhasználót</w:t>
      </w:r>
      <w:r w:rsidR="009F643D">
        <w:t>.</w:t>
      </w:r>
      <w:r w:rsidR="005B4D69">
        <w:t xml:space="preserve"> Az üzenetek a küldés időpontja szerint csökkenő sorrendben vannak listázva</w:t>
      </w:r>
      <w:r w:rsidR="00B115C5">
        <w:t>, így mindig a legfrissebb üzenet van legfelül.</w:t>
      </w:r>
      <w:r w:rsidR="00932440">
        <w:t xml:space="preserve"> Új üzenetet a jobb </w:t>
      </w:r>
      <w:r w:rsidR="00BE143E">
        <w:t>oldalt elhelyezkedő szövegdobozba kell beírni és a „</w:t>
      </w:r>
      <w:proofErr w:type="spellStart"/>
      <w:r w:rsidR="00BE143E" w:rsidRPr="008E66E0">
        <w:rPr>
          <w:i/>
          <w:iCs/>
        </w:rPr>
        <w:t>Submit</w:t>
      </w:r>
      <w:proofErr w:type="spellEnd"/>
      <w:r w:rsidR="00BE143E">
        <w:t>” gomb megnyomásával lehet elküldeni.</w:t>
      </w:r>
    </w:p>
    <w:p w14:paraId="2126DDBF" w14:textId="3A630B03" w:rsidR="000A59F4" w:rsidRDefault="000A59F4" w:rsidP="003519B1">
      <w:pPr>
        <w:pStyle w:val="Cmsor1"/>
        <w:pPrChange w:id="568" w:author="Drexler Nándor" w:date="2020-12-03T22:27:00Z">
          <w:pPr>
            <w:pStyle w:val="Cmsor1"/>
          </w:pPr>
        </w:pPrChange>
      </w:pPr>
      <w:bookmarkStart w:id="569" w:name="_Toc57927309"/>
      <w:r w:rsidRPr="000A59F4">
        <w:lastRenderedPageBreak/>
        <w:t>Összefoglalás, továbbfejlesztési lehetőségek</w:t>
      </w:r>
      <w:bookmarkEnd w:id="569"/>
    </w:p>
    <w:p w14:paraId="04AA39E0" w14:textId="5B098973" w:rsidR="000A59F4" w:rsidRDefault="000A59F4" w:rsidP="000A59F4">
      <w:r>
        <w:t>A szakdolgozat folyamán először egy teljesen új web</w:t>
      </w:r>
      <w:r w:rsidR="000B4231">
        <w:t>es</w:t>
      </w:r>
      <w:r>
        <w:t xml:space="preserve"> projektet készítettem el</w:t>
      </w:r>
      <w:r w:rsidR="00BF28D0">
        <w:t>.</w:t>
      </w:r>
      <w:r>
        <w:t xml:space="preserve"> </w:t>
      </w:r>
      <w:r w:rsidR="00BF28D0">
        <w:t>E</w:t>
      </w:r>
      <w:r>
        <w:t>gészen más tapasztalat volt</w:t>
      </w:r>
      <w:r w:rsidR="000B7AC4">
        <w:t>,</w:t>
      </w:r>
      <w:r>
        <w:t xml:space="preserve"> mint egy már meglévő kódbázisba egy új funkciót fejleszteni.</w:t>
      </w:r>
      <w:r w:rsidR="000B7AC4">
        <w:t xml:space="preserve"> Felértékelődött a tervezés fontossága a kezdeti stádiumban</w:t>
      </w:r>
      <w:r w:rsidR="00814C9C">
        <w:t xml:space="preserve">, ugyanis egy rossz modell bővítése később sokkal bonyolultabb. Ez a probléma </w:t>
      </w:r>
      <w:proofErr w:type="spellStart"/>
      <w:r w:rsidR="00814C9C">
        <w:t>refaktorálással</w:t>
      </w:r>
      <w:proofErr w:type="spellEnd"/>
      <w:r w:rsidR="00814C9C">
        <w:t xml:space="preserve"> enyhíthető, de több időt emészt fel, mint ha az elején több időt </w:t>
      </w:r>
      <w:r w:rsidR="00721617">
        <w:t>fordítunk</w:t>
      </w:r>
      <w:r w:rsidR="00814C9C">
        <w:t xml:space="preserve"> a tervezésre.</w:t>
      </w:r>
    </w:p>
    <w:p w14:paraId="6FD2E6BC" w14:textId="19550570" w:rsidR="005D5301" w:rsidRDefault="005D5301" w:rsidP="000A59F4">
      <w:r>
        <w:t xml:space="preserve">Kipróbálhattam és megismerhettem a </w:t>
      </w:r>
      <w:proofErr w:type="spellStart"/>
      <w:r w:rsidRPr="005D5301">
        <w:rPr>
          <w:i/>
          <w:iCs/>
        </w:rPr>
        <w:t>React</w:t>
      </w:r>
      <w:proofErr w:type="spellEnd"/>
      <w:r>
        <w:t xml:space="preserve"> keretrendszert, valamint a </w:t>
      </w:r>
      <w:r w:rsidRPr="005D5301">
        <w:rPr>
          <w:i/>
          <w:iCs/>
        </w:rPr>
        <w:t>JavaScript</w:t>
      </w:r>
      <w:r>
        <w:t xml:space="preserve"> nyelvet.</w:t>
      </w:r>
      <w:r w:rsidR="00CE308F">
        <w:t xml:space="preserve"> Utóbbival korábban igen keveset foglalkoztam, azonban ezen projekt után sokkal stabilabbnak érzem </w:t>
      </w:r>
      <w:r w:rsidR="00CE308F" w:rsidRPr="00A761BD">
        <w:rPr>
          <w:i/>
          <w:iCs/>
        </w:rPr>
        <w:t>JavaScript</w:t>
      </w:r>
      <w:r w:rsidR="00CE308F">
        <w:t xml:space="preserve"> tudásomat</w:t>
      </w:r>
      <w:r w:rsidR="008D6238">
        <w:t>.</w:t>
      </w:r>
      <w:r w:rsidR="00BB5223">
        <w:t xml:space="preserve"> A </w:t>
      </w:r>
      <w:proofErr w:type="spellStart"/>
      <w:r w:rsidR="00BB5223" w:rsidRPr="00BB5223">
        <w:rPr>
          <w:i/>
          <w:iCs/>
        </w:rPr>
        <w:t>React</w:t>
      </w:r>
      <w:proofErr w:type="spellEnd"/>
      <w:r w:rsidR="00BB5223">
        <w:rPr>
          <w:i/>
          <w:iCs/>
        </w:rPr>
        <w:t xml:space="preserve"> </w:t>
      </w:r>
      <w:r w:rsidR="00BB5223">
        <w:t>pedig bevezetett a komponens alapú fejlesztés világába</w:t>
      </w:r>
      <w:r w:rsidR="00A43AD6">
        <w:t xml:space="preserve">, valamint egy újfajta szemléletet mutatott a </w:t>
      </w:r>
      <w:r w:rsidR="00A43AD6" w:rsidRPr="00A43AD6">
        <w:rPr>
          <w:i/>
          <w:iCs/>
        </w:rPr>
        <w:t>JSX</w:t>
      </w:r>
      <w:r w:rsidR="00A43AD6">
        <w:t xml:space="preserve"> megközelítésével</w:t>
      </w:r>
      <w:r w:rsidR="00ED58FB">
        <w:t xml:space="preserve">, melyben a </w:t>
      </w:r>
      <w:r w:rsidR="00ED58FB" w:rsidRPr="00ED58FB">
        <w:rPr>
          <w:i/>
          <w:iCs/>
        </w:rPr>
        <w:t>JavaScript</w:t>
      </w:r>
      <w:r w:rsidR="00ED58FB">
        <w:t xml:space="preserve"> és a </w:t>
      </w:r>
      <w:r w:rsidR="00ED58FB" w:rsidRPr="00ED58FB">
        <w:rPr>
          <w:i/>
          <w:iCs/>
        </w:rPr>
        <w:t>HTML</w:t>
      </w:r>
      <w:r w:rsidR="00ED58FB">
        <w:rPr>
          <w:i/>
          <w:iCs/>
        </w:rPr>
        <w:t xml:space="preserve"> </w:t>
      </w:r>
      <w:r w:rsidR="00ED58FB">
        <w:t>kódot egy fájlban, összefűzve kezeljük.</w:t>
      </w:r>
    </w:p>
    <w:p w14:paraId="00E194BA" w14:textId="1D17394C" w:rsidR="00881C5F" w:rsidRDefault="000B4231" w:rsidP="00721617">
      <w:r>
        <w:t xml:space="preserve">Mélyítettem a tudásomat </w:t>
      </w:r>
      <w:r w:rsidRPr="000B4231">
        <w:rPr>
          <w:i/>
          <w:iCs/>
        </w:rPr>
        <w:t xml:space="preserve">ASP .NET </w:t>
      </w:r>
      <w:proofErr w:type="spellStart"/>
      <w:r w:rsidRPr="000B4231">
        <w:rPr>
          <w:i/>
          <w:iCs/>
        </w:rPr>
        <w:t>Core</w:t>
      </w:r>
      <w:proofErr w:type="spellEnd"/>
      <w:r>
        <w:t xml:space="preserve"> </w:t>
      </w:r>
      <w:r w:rsidR="00A356E4">
        <w:t xml:space="preserve">és </w:t>
      </w:r>
      <w:proofErr w:type="spellStart"/>
      <w:r w:rsidR="00A356E4" w:rsidRPr="00A356E4">
        <w:rPr>
          <w:i/>
          <w:iCs/>
        </w:rPr>
        <w:t>MongoDb</w:t>
      </w:r>
      <w:proofErr w:type="spellEnd"/>
      <w:r w:rsidR="00A356E4">
        <w:rPr>
          <w:i/>
          <w:iCs/>
        </w:rPr>
        <w:t xml:space="preserve"> </w:t>
      </w:r>
      <w:r w:rsidR="00A356E4">
        <w:t>téren</w:t>
      </w:r>
      <w:r w:rsidR="00DA4FA5">
        <w:t>.</w:t>
      </w:r>
      <w:r w:rsidR="00DD7294">
        <w:t xml:space="preserve"> Túlléptem a</w:t>
      </w:r>
      <w:r w:rsidR="00AE7507">
        <w:t>z egyszerű</w:t>
      </w:r>
      <w:r w:rsidR="00DD7294">
        <w:t xml:space="preserve"> </w:t>
      </w:r>
      <w:r w:rsidR="00DD7294" w:rsidRPr="00DD7294">
        <w:rPr>
          <w:i/>
          <w:iCs/>
        </w:rPr>
        <w:t>CRUD</w:t>
      </w:r>
      <w:r w:rsidR="00DD7294">
        <w:t xml:space="preserve"> műveleteket végző </w:t>
      </w:r>
      <w:r w:rsidR="00DD7294" w:rsidRPr="00DD7294">
        <w:rPr>
          <w:i/>
          <w:iCs/>
        </w:rPr>
        <w:t>REST API</w:t>
      </w:r>
      <w:r w:rsidR="00DD7294">
        <w:rPr>
          <w:i/>
          <w:iCs/>
        </w:rPr>
        <w:t xml:space="preserve"> </w:t>
      </w:r>
      <w:r w:rsidR="005C031B">
        <w:t>szintjén</w:t>
      </w:r>
      <w:r w:rsidR="00DD7294">
        <w:t xml:space="preserve"> és olyan problémákra is működő megoldást találtam, mint például az </w:t>
      </w:r>
      <w:proofErr w:type="spellStart"/>
      <w:r w:rsidR="003C742F">
        <w:t>a</w:t>
      </w:r>
      <w:r w:rsidR="00DD7294">
        <w:t>utentikáció</w:t>
      </w:r>
      <w:proofErr w:type="spellEnd"/>
      <w:r w:rsidR="00DD7294">
        <w:t xml:space="preserve"> vagy a képfeltöltés.</w:t>
      </w:r>
      <w:r w:rsidR="000D276B">
        <w:t xml:space="preserve"> Ezen technológiák széleskörben elterjedtek, így a tapasztalat biztosan jól fog jönni későbbi </w:t>
      </w:r>
      <w:r w:rsidR="00BB417A">
        <w:t xml:space="preserve">munkák </w:t>
      </w:r>
      <w:r w:rsidR="000D276B">
        <w:t xml:space="preserve">vagy </w:t>
      </w:r>
      <w:r w:rsidR="00BB417A">
        <w:t xml:space="preserve">tanulmányok </w:t>
      </w:r>
      <w:r w:rsidR="000D276B">
        <w:t>során.</w:t>
      </w:r>
    </w:p>
    <w:p w14:paraId="1EFDE1AB" w14:textId="595D5182" w:rsidR="00997152" w:rsidRDefault="0097447F" w:rsidP="00721617">
      <w:r>
        <w:t>Bár az alkalmazás jelen formájában még nem kínál eleget, hogy felhasználók tömegét áttérítse a legnagyobb konkurens oldalak</w:t>
      </w:r>
      <w:r w:rsidR="001801C8">
        <w:t>r</w:t>
      </w:r>
      <w:r>
        <w:t>ól,</w:t>
      </w:r>
      <w:r w:rsidR="00C575B7">
        <w:t xml:space="preserve"> azonban</w:t>
      </w:r>
      <w:r>
        <w:t xml:space="preserve"> több dolog is felmerült</w:t>
      </w:r>
      <w:r w:rsidR="00B45258">
        <w:t>,</w:t>
      </w:r>
      <w:r>
        <w:t xml:space="preserve"> </w:t>
      </w:r>
      <w:r w:rsidR="00B45258">
        <w:t>amelyekkel</w:t>
      </w:r>
      <w:r>
        <w:t xml:space="preserve"> </w:t>
      </w:r>
      <w:r w:rsidR="00B45258">
        <w:t>tovább nőne</w:t>
      </w:r>
      <w:r>
        <w:t xml:space="preserve"> a felhasználó</w:t>
      </w:r>
      <w:r w:rsidR="00B45258">
        <w:t>i</w:t>
      </w:r>
      <w:r>
        <w:t xml:space="preserve"> élmény:</w:t>
      </w:r>
    </w:p>
    <w:p w14:paraId="53EA367F" w14:textId="4F9556AC" w:rsidR="0097447F" w:rsidRDefault="0064523C" w:rsidP="0064523C">
      <w:pPr>
        <w:pStyle w:val="Listaszerbekezds"/>
        <w:numPr>
          <w:ilvl w:val="0"/>
          <w:numId w:val="34"/>
        </w:numPr>
      </w:pPr>
      <w:proofErr w:type="spellStart"/>
      <w:r w:rsidRPr="0064523C">
        <w:rPr>
          <w:i/>
          <w:iCs/>
        </w:rPr>
        <w:t>Breadcrumb</w:t>
      </w:r>
      <w:proofErr w:type="spellEnd"/>
      <w:r>
        <w:t xml:space="preserve"> a részleteket és keresés között, visszalépésre a szűrőfeltételek megmaradnak. </w:t>
      </w:r>
      <w:sdt>
        <w:sdtPr>
          <w:id w:val="1840956691"/>
          <w:citation/>
        </w:sdtPr>
        <w:sdtEndPr/>
        <w:sdtContent>
          <w:r>
            <w:fldChar w:fldCharType="begin"/>
          </w:r>
          <w:r>
            <w:instrText xml:space="preserve"> CITATION Wik205 \l 1038 </w:instrText>
          </w:r>
          <w:r>
            <w:fldChar w:fldCharType="separate"/>
          </w:r>
          <w:r w:rsidR="00CB49BF">
            <w:rPr>
              <w:noProof/>
            </w:rPr>
            <w:t>[21]</w:t>
          </w:r>
          <w:r>
            <w:fldChar w:fldCharType="end"/>
          </w:r>
        </w:sdtContent>
      </w:sdt>
    </w:p>
    <w:p w14:paraId="09ADAB1B" w14:textId="28003764" w:rsidR="0064523C" w:rsidRDefault="00CC7788" w:rsidP="0064523C">
      <w:pPr>
        <w:pStyle w:val="Listaszerbekezds"/>
        <w:numPr>
          <w:ilvl w:val="0"/>
          <w:numId w:val="34"/>
        </w:numPr>
      </w:pPr>
      <w:r>
        <w:t>Üzenetváltás és</w:t>
      </w:r>
      <w:r w:rsidR="00C4292A">
        <w:t xml:space="preserve"> az</w:t>
      </w:r>
      <w:r>
        <w:t xml:space="preserve"> értékelések </w:t>
      </w:r>
      <w:proofErr w:type="spellStart"/>
      <w:r w:rsidRPr="00785446">
        <w:rPr>
          <w:i/>
          <w:iCs/>
        </w:rPr>
        <w:t>SignalR</w:t>
      </w:r>
      <w:proofErr w:type="spellEnd"/>
      <w:r>
        <w:t xml:space="preserve"> segítségével azonnal, </w:t>
      </w:r>
      <w:proofErr w:type="spellStart"/>
      <w:r>
        <w:t>újratöltés</w:t>
      </w:r>
      <w:proofErr w:type="spellEnd"/>
      <w:r>
        <w:t xml:space="preserve"> nélkül megjelennek.</w:t>
      </w:r>
      <w:r w:rsidR="00144712">
        <w:t xml:space="preserve"> Az üzenetek gombon megjelenik az új üzenetek száma</w:t>
      </w:r>
      <w:r w:rsidR="00EB60C6">
        <w:t>.</w:t>
      </w:r>
      <w:r w:rsidR="004F0F31">
        <w:t xml:space="preserve"> </w:t>
      </w:r>
      <w:sdt>
        <w:sdtPr>
          <w:id w:val="-972515745"/>
          <w:citation/>
        </w:sdtPr>
        <w:sdtEndPr/>
        <w:sdtContent>
          <w:r w:rsidR="004F0F31">
            <w:fldChar w:fldCharType="begin"/>
          </w:r>
          <w:r w:rsidR="004F0F31">
            <w:instrText xml:space="preserve"> CITATION Mic20 \l 1038 </w:instrText>
          </w:r>
          <w:r w:rsidR="004F0F31">
            <w:fldChar w:fldCharType="separate"/>
          </w:r>
          <w:r w:rsidR="00CB49BF">
            <w:rPr>
              <w:noProof/>
            </w:rPr>
            <w:t>[22]</w:t>
          </w:r>
          <w:r w:rsidR="004F0F31">
            <w:fldChar w:fldCharType="end"/>
          </w:r>
        </w:sdtContent>
      </w:sdt>
    </w:p>
    <w:p w14:paraId="459D7053" w14:textId="2B4023D1" w:rsidR="004F0F31" w:rsidRDefault="00057E8A" w:rsidP="0064523C">
      <w:pPr>
        <w:pStyle w:val="Listaszerbekezds"/>
        <w:numPr>
          <w:ilvl w:val="0"/>
          <w:numId w:val="34"/>
        </w:numPr>
      </w:pPr>
      <w:r>
        <w:t>E-mailek küldése a legfrissebb ingatlanokról egy a felhasználó által megadott városban és árkategóriában.</w:t>
      </w:r>
    </w:p>
    <w:p w14:paraId="7001C1F7" w14:textId="77777777" w:rsidR="00256F86" w:rsidRPr="00A356E4" w:rsidRDefault="00256F86" w:rsidP="00256F86">
      <w:pPr>
        <w:pStyle w:val="Listaszerbekezds"/>
        <w:numPr>
          <w:ilvl w:val="0"/>
          <w:numId w:val="34"/>
        </w:numPr>
      </w:pPr>
      <w:r>
        <w:t>Ingatlan automatikus elhelyezése a térképen város, utca és házszám alapján.</w:t>
      </w:r>
    </w:p>
    <w:p w14:paraId="11E35914" w14:textId="67D5F4B3" w:rsidR="00A078B1" w:rsidRDefault="00435149" w:rsidP="0064523C">
      <w:pPr>
        <w:pStyle w:val="Listaszerbekezds"/>
        <w:numPr>
          <w:ilvl w:val="0"/>
          <w:numId w:val="34"/>
        </w:numPr>
      </w:pPr>
      <w:r>
        <w:t>Szűrőfeltételek és rendezési lehetőségek</w:t>
      </w:r>
      <w:r w:rsidR="00904D4D">
        <w:t xml:space="preserve"> további</w:t>
      </w:r>
      <w:r>
        <w:t xml:space="preserve"> </w:t>
      </w:r>
      <w:commentRangeStart w:id="570"/>
      <w:r>
        <w:t>bővítése</w:t>
      </w:r>
      <w:commentRangeEnd w:id="570"/>
      <w:r w:rsidR="001D2BBA">
        <w:rPr>
          <w:rStyle w:val="Jegyzethivatkozs"/>
        </w:rPr>
        <w:commentReference w:id="570"/>
      </w:r>
      <w:r w:rsidR="006675CB">
        <w:t>.</w:t>
      </w:r>
    </w:p>
    <w:bookmarkStart w:id="571" w:name="_Toc57927310" w:displacedByCustomXml="next"/>
    <w:sdt>
      <w:sdtPr>
        <w:rPr>
          <w:rFonts w:cs="Times New Roman"/>
          <w:kern w:val="0"/>
          <w:sz w:val="24"/>
          <w:szCs w:val="24"/>
        </w:rPr>
        <w:id w:val="-970676400"/>
        <w:docPartObj>
          <w:docPartGallery w:val="Bibliographies"/>
          <w:docPartUnique/>
        </w:docPartObj>
      </w:sdtPr>
      <w:sdtEndPr>
        <w:rPr>
          <w:b w:val="0"/>
          <w:bCs w:val="0"/>
        </w:rPr>
      </w:sdtEndPr>
      <w:sdtContent>
        <w:p w14:paraId="235CD284" w14:textId="47F93424" w:rsidR="008E6297" w:rsidRDefault="008E6297" w:rsidP="003519B1">
          <w:pPr>
            <w:pStyle w:val="Cmsor1"/>
            <w:pPrChange w:id="572" w:author="Drexler Nándor" w:date="2020-12-03T22:27:00Z">
              <w:pPr>
                <w:pStyle w:val="Cmsor1"/>
              </w:pPr>
            </w:pPrChange>
          </w:pPr>
          <w:r>
            <w:t>Irodalomjegyzék</w:t>
          </w:r>
          <w:bookmarkEnd w:id="571"/>
        </w:p>
        <w:sdt>
          <w:sdtPr>
            <w:id w:val="111145805"/>
            <w:bibliography/>
          </w:sdtPr>
          <w:sdtEndPr/>
          <w:sdtContent>
            <w:p w14:paraId="4D11E481" w14:textId="77777777" w:rsidR="00CB49BF" w:rsidRDefault="008E6297" w:rsidP="008E6297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1"/>
                <w:gridCol w:w="8163"/>
              </w:tblGrid>
              <w:tr w:rsidR="00CB49BF" w14:paraId="70F09BC2" w14:textId="77777777">
                <w:trPr>
                  <w:divId w:val="435180514"/>
                  <w:tblCellSpacing w:w="15" w:type="dxa"/>
                  <w:ins w:id="573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196E03D1" w14:textId="49C95D6C" w:rsidR="00CB49BF" w:rsidRDefault="00CB49BF">
                    <w:pPr>
                      <w:pStyle w:val="Irodalomjegyzk"/>
                      <w:rPr>
                        <w:ins w:id="574" w:author="Drexler Nándor" w:date="2020-12-03T22:34:00Z"/>
                      </w:rPr>
                    </w:pPr>
                    <w:ins w:id="575" w:author="Drexler Nándor" w:date="2020-12-03T22:34:00Z">
                      <w:r>
                        <w:t xml:space="preserve">[1] </w:t>
                      </w:r>
                    </w:ins>
                  </w:p>
                </w:tc>
                <w:tc>
                  <w:tcPr>
                    <w:tcW w:w="0" w:type="auto"/>
                    <w:hideMark/>
                  </w:tcPr>
                  <w:p w14:paraId="2C952672" w14:textId="77777777" w:rsidR="00CB49BF" w:rsidRDefault="00CB49BF">
                    <w:pPr>
                      <w:pStyle w:val="Irodalomjegyzk"/>
                      <w:rPr>
                        <w:ins w:id="576" w:author="Drexler Nándor" w:date="2020-12-03T22:34:00Z"/>
                      </w:rPr>
                    </w:pPr>
                    <w:ins w:id="577" w:author="Drexler Nándor" w:date="2020-12-03T22:34:00Z">
                      <w:r>
                        <w:t>S. Martin, „The Top JavaScript Frameworks For Front-End Development in 2020,” [Online]. Available: https://www.freecodecamp.org/news/complete-guide-for-front-end-developers-javascript-frameworks-2019/. [Hozzáférés dátuma: 14 október 2020].</w:t>
                      </w:r>
                    </w:ins>
                  </w:p>
                </w:tc>
              </w:tr>
              <w:tr w:rsidR="00CB49BF" w14:paraId="65118B1A" w14:textId="77777777">
                <w:trPr>
                  <w:divId w:val="435180514"/>
                  <w:tblCellSpacing w:w="15" w:type="dxa"/>
                  <w:ins w:id="578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59945218" w14:textId="77777777" w:rsidR="00CB49BF" w:rsidRDefault="00CB49BF">
                    <w:pPr>
                      <w:pStyle w:val="Irodalomjegyzk"/>
                      <w:rPr>
                        <w:ins w:id="579" w:author="Drexler Nándor" w:date="2020-12-03T22:34:00Z"/>
                      </w:rPr>
                    </w:pPr>
                    <w:ins w:id="580" w:author="Drexler Nándor" w:date="2020-12-03T22:34:00Z">
                      <w:r>
                        <w:t xml:space="preserve">[2] </w:t>
                      </w:r>
                    </w:ins>
                  </w:p>
                </w:tc>
                <w:tc>
                  <w:tcPr>
                    <w:tcW w:w="0" w:type="auto"/>
                    <w:hideMark/>
                  </w:tcPr>
                  <w:p w14:paraId="2A1E3CDC" w14:textId="77777777" w:rsidR="00CB49BF" w:rsidRDefault="00CB49BF">
                    <w:pPr>
                      <w:pStyle w:val="Irodalomjegyzk"/>
                      <w:rPr>
                        <w:ins w:id="581" w:author="Drexler Nándor" w:date="2020-12-03T22:34:00Z"/>
                      </w:rPr>
                    </w:pPr>
                    <w:ins w:id="582" w:author="Drexler Nándor" w:date="2020-12-03T22:34:00Z">
                      <w:r>
                        <w:t>ScaleGrid, „2019 Database Trends – SQL vs. NoSQL, Top Databases, Single vs. Multiple Database Use,” 4 március 2019. [Online]. Available: https://scalegrid.io/blog/2019-database-trends-sql-vs-nosql-top-databases-single-vs-multiple-database-use/. [Hozzáférés dátuma: 15 október 2020].</w:t>
                      </w:r>
                    </w:ins>
                  </w:p>
                </w:tc>
              </w:tr>
              <w:tr w:rsidR="00CB49BF" w14:paraId="0944A5EC" w14:textId="77777777">
                <w:trPr>
                  <w:divId w:val="435180514"/>
                  <w:tblCellSpacing w:w="15" w:type="dxa"/>
                  <w:ins w:id="583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6D1253B6" w14:textId="77777777" w:rsidR="00CB49BF" w:rsidRDefault="00CB49BF">
                    <w:pPr>
                      <w:pStyle w:val="Irodalomjegyzk"/>
                      <w:rPr>
                        <w:ins w:id="584" w:author="Drexler Nándor" w:date="2020-12-03T22:34:00Z"/>
                      </w:rPr>
                    </w:pPr>
                    <w:ins w:id="585" w:author="Drexler Nándor" w:date="2020-12-03T22:34:00Z">
                      <w:r>
                        <w:t xml:space="preserve">[3] </w:t>
                      </w:r>
                    </w:ins>
                  </w:p>
                </w:tc>
                <w:tc>
                  <w:tcPr>
                    <w:tcW w:w="0" w:type="auto"/>
                    <w:hideMark/>
                  </w:tcPr>
                  <w:p w14:paraId="73226334" w14:textId="77777777" w:rsidR="00CB49BF" w:rsidRDefault="00CB49BF">
                    <w:pPr>
                      <w:pStyle w:val="Irodalomjegyzk"/>
                      <w:rPr>
                        <w:ins w:id="586" w:author="Drexler Nándor" w:date="2020-12-03T22:34:00Z"/>
                      </w:rPr>
                    </w:pPr>
                    <w:ins w:id="587" w:author="Drexler Nándor" w:date="2020-12-03T22:34:00Z">
                      <w:r>
                        <w:t>Wikipedia, „SQL,” [Online]. Available: https://hu.wikipedia.org/wiki/SQL. [Hozzáférés dátuma: 17 10 2020].</w:t>
                      </w:r>
                    </w:ins>
                  </w:p>
                </w:tc>
              </w:tr>
              <w:tr w:rsidR="00CB49BF" w14:paraId="6C2063B8" w14:textId="77777777">
                <w:trPr>
                  <w:divId w:val="435180514"/>
                  <w:tblCellSpacing w:w="15" w:type="dxa"/>
                  <w:ins w:id="588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299E1518" w14:textId="77777777" w:rsidR="00CB49BF" w:rsidRDefault="00CB49BF">
                    <w:pPr>
                      <w:pStyle w:val="Irodalomjegyzk"/>
                      <w:rPr>
                        <w:ins w:id="589" w:author="Drexler Nándor" w:date="2020-12-03T22:34:00Z"/>
                      </w:rPr>
                    </w:pPr>
                    <w:ins w:id="590" w:author="Drexler Nándor" w:date="2020-12-03T22:34:00Z">
                      <w:r>
                        <w:t xml:space="preserve">[4] </w:t>
                      </w:r>
                    </w:ins>
                  </w:p>
                </w:tc>
                <w:tc>
                  <w:tcPr>
                    <w:tcW w:w="0" w:type="auto"/>
                    <w:hideMark/>
                  </w:tcPr>
                  <w:p w14:paraId="309C02B3" w14:textId="77777777" w:rsidR="00CB49BF" w:rsidRDefault="00CB49BF">
                    <w:pPr>
                      <w:pStyle w:val="Irodalomjegyzk"/>
                      <w:rPr>
                        <w:ins w:id="591" w:author="Drexler Nándor" w:date="2020-12-03T22:34:00Z"/>
                      </w:rPr>
                    </w:pPr>
                    <w:ins w:id="592" w:author="Drexler Nándor" w:date="2020-12-03T22:34:00Z">
                      <w:r>
                        <w:t>Wikipedia, „ACID,” [Online]. Available: https://en.wikipedia.org/wiki/ACID. [Hozzáférés dátuma: 17 10 2020].</w:t>
                      </w:r>
                    </w:ins>
                  </w:p>
                </w:tc>
              </w:tr>
              <w:tr w:rsidR="00CB49BF" w14:paraId="69A1856B" w14:textId="77777777">
                <w:trPr>
                  <w:divId w:val="435180514"/>
                  <w:tblCellSpacing w:w="15" w:type="dxa"/>
                  <w:ins w:id="593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319E69C1" w14:textId="77777777" w:rsidR="00CB49BF" w:rsidRDefault="00CB49BF">
                    <w:pPr>
                      <w:pStyle w:val="Irodalomjegyzk"/>
                      <w:rPr>
                        <w:ins w:id="594" w:author="Drexler Nándor" w:date="2020-12-03T22:34:00Z"/>
                      </w:rPr>
                    </w:pPr>
                    <w:ins w:id="595" w:author="Drexler Nándor" w:date="2020-12-03T22:34:00Z">
                      <w:r>
                        <w:t xml:space="preserve">[5] </w:t>
                      </w:r>
                    </w:ins>
                  </w:p>
                </w:tc>
                <w:tc>
                  <w:tcPr>
                    <w:tcW w:w="0" w:type="auto"/>
                    <w:hideMark/>
                  </w:tcPr>
                  <w:p w14:paraId="254BD7C6" w14:textId="77777777" w:rsidR="00CB49BF" w:rsidRDefault="00CB49BF">
                    <w:pPr>
                      <w:pStyle w:val="Irodalomjegyzk"/>
                      <w:rPr>
                        <w:ins w:id="596" w:author="Drexler Nándor" w:date="2020-12-03T22:34:00Z"/>
                      </w:rPr>
                    </w:pPr>
                    <w:ins w:id="597" w:author="Drexler Nándor" w:date="2020-12-03T22:34:00Z">
                      <w:r>
                        <w:t>Z. Y. Ruihan Wang, „SQL vs NoSQL: A Performance Comparison,” [Online]. Available: https://www.cs.rochester.edu/courses/261/fall2017/termpaper/submissions/06/Paper.pdf. [Hozzáférés dátuma: 17 10 2020].</w:t>
                      </w:r>
                    </w:ins>
                  </w:p>
                </w:tc>
              </w:tr>
              <w:tr w:rsidR="00CB49BF" w14:paraId="367FED70" w14:textId="77777777">
                <w:trPr>
                  <w:divId w:val="435180514"/>
                  <w:tblCellSpacing w:w="15" w:type="dxa"/>
                  <w:ins w:id="598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74884670" w14:textId="77777777" w:rsidR="00CB49BF" w:rsidRDefault="00CB49BF">
                    <w:pPr>
                      <w:pStyle w:val="Irodalomjegyzk"/>
                      <w:rPr>
                        <w:ins w:id="599" w:author="Drexler Nándor" w:date="2020-12-03T22:34:00Z"/>
                      </w:rPr>
                    </w:pPr>
                    <w:ins w:id="600" w:author="Drexler Nándor" w:date="2020-12-03T22:34:00Z">
                      <w:r>
                        <w:t xml:space="preserve">[6] </w:t>
                      </w:r>
                    </w:ins>
                  </w:p>
                </w:tc>
                <w:tc>
                  <w:tcPr>
                    <w:tcW w:w="0" w:type="auto"/>
                    <w:hideMark/>
                  </w:tcPr>
                  <w:p w14:paraId="2B033E76" w14:textId="77777777" w:rsidR="00CB49BF" w:rsidRDefault="00CB49BF">
                    <w:pPr>
                      <w:pStyle w:val="Irodalomjegyzk"/>
                      <w:rPr>
                        <w:ins w:id="601" w:author="Drexler Nándor" w:date="2020-12-03T22:34:00Z"/>
                      </w:rPr>
                    </w:pPr>
                    <w:ins w:id="602" w:author="Drexler Nándor" w:date="2020-12-03T22:34:00Z">
                      <w:r>
                        <w:t>MongoDb, „JSON and BSON,” [Online]. Available: https://www.mongodb.com/json-and-bson. [Hozzáférés dátuma: 15 10 2020].</w:t>
                      </w:r>
                    </w:ins>
                  </w:p>
                </w:tc>
              </w:tr>
              <w:tr w:rsidR="00CB49BF" w14:paraId="54FED31B" w14:textId="77777777">
                <w:trPr>
                  <w:divId w:val="435180514"/>
                  <w:tblCellSpacing w:w="15" w:type="dxa"/>
                  <w:ins w:id="603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64C4C0D8" w14:textId="77777777" w:rsidR="00CB49BF" w:rsidRDefault="00CB49BF">
                    <w:pPr>
                      <w:pStyle w:val="Irodalomjegyzk"/>
                      <w:rPr>
                        <w:ins w:id="604" w:author="Drexler Nándor" w:date="2020-12-03T22:34:00Z"/>
                      </w:rPr>
                    </w:pPr>
                    <w:ins w:id="605" w:author="Drexler Nándor" w:date="2020-12-03T22:34:00Z">
                      <w:r>
                        <w:t xml:space="preserve">[7] </w:t>
                      </w:r>
                    </w:ins>
                  </w:p>
                </w:tc>
                <w:tc>
                  <w:tcPr>
                    <w:tcW w:w="0" w:type="auto"/>
                    <w:hideMark/>
                  </w:tcPr>
                  <w:p w14:paraId="6B271288" w14:textId="77777777" w:rsidR="00CB49BF" w:rsidRDefault="00CB49BF">
                    <w:pPr>
                      <w:pStyle w:val="Irodalomjegyzk"/>
                      <w:rPr>
                        <w:ins w:id="606" w:author="Drexler Nándor" w:date="2020-12-03T22:34:00Z"/>
                      </w:rPr>
                    </w:pPr>
                    <w:ins w:id="607" w:author="Drexler Nándor" w:date="2020-12-03T22:34:00Z">
                      <w:r>
                        <w:t>Wikipédia, „MongoDB,” [Online]. Available: https://hu.wikipedia.org/wiki/MongoDB. [Hozzáférés dátuma: 15 10 2020].</w:t>
                      </w:r>
                    </w:ins>
                  </w:p>
                </w:tc>
              </w:tr>
              <w:tr w:rsidR="00CB49BF" w14:paraId="72534357" w14:textId="77777777">
                <w:trPr>
                  <w:divId w:val="435180514"/>
                  <w:tblCellSpacing w:w="15" w:type="dxa"/>
                  <w:ins w:id="608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4EF59BA2" w14:textId="77777777" w:rsidR="00CB49BF" w:rsidRDefault="00CB49BF">
                    <w:pPr>
                      <w:pStyle w:val="Irodalomjegyzk"/>
                      <w:rPr>
                        <w:ins w:id="609" w:author="Drexler Nándor" w:date="2020-12-03T22:34:00Z"/>
                      </w:rPr>
                    </w:pPr>
                    <w:ins w:id="610" w:author="Drexler Nándor" w:date="2020-12-03T22:34:00Z">
                      <w:r>
                        <w:t xml:space="preserve">[8] </w:t>
                      </w:r>
                    </w:ins>
                  </w:p>
                </w:tc>
                <w:tc>
                  <w:tcPr>
                    <w:tcW w:w="0" w:type="auto"/>
                    <w:hideMark/>
                  </w:tcPr>
                  <w:p w14:paraId="3F60741D" w14:textId="77777777" w:rsidR="00CB49BF" w:rsidRDefault="00CB49BF">
                    <w:pPr>
                      <w:pStyle w:val="Irodalomjegyzk"/>
                      <w:rPr>
                        <w:ins w:id="611" w:author="Drexler Nándor" w:date="2020-12-03T22:34:00Z"/>
                      </w:rPr>
                    </w:pPr>
                    <w:ins w:id="612" w:author="Drexler Nándor" w:date="2020-12-03T22:34:00Z">
                      <w:r>
                        <w:t>Microsoft, „What is ASP.NET Core?,” [Online]. Available: https://dotnet.microsoft.com/learn/aspnet/what-is-aspnet-core. [Hozzáférés dátuma: 17 10 2020].</w:t>
                      </w:r>
                    </w:ins>
                  </w:p>
                </w:tc>
              </w:tr>
              <w:tr w:rsidR="00CB49BF" w14:paraId="18B1580D" w14:textId="77777777">
                <w:trPr>
                  <w:divId w:val="435180514"/>
                  <w:tblCellSpacing w:w="15" w:type="dxa"/>
                  <w:ins w:id="613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7F4B5364" w14:textId="77777777" w:rsidR="00CB49BF" w:rsidRDefault="00CB49BF">
                    <w:pPr>
                      <w:pStyle w:val="Irodalomjegyzk"/>
                      <w:rPr>
                        <w:ins w:id="614" w:author="Drexler Nándor" w:date="2020-12-03T22:34:00Z"/>
                      </w:rPr>
                    </w:pPr>
                    <w:ins w:id="615" w:author="Drexler Nándor" w:date="2020-12-03T22:34:00Z">
                      <w:r>
                        <w:t xml:space="preserve">[9] </w:t>
                      </w:r>
                    </w:ins>
                  </w:p>
                </w:tc>
                <w:tc>
                  <w:tcPr>
                    <w:tcW w:w="0" w:type="auto"/>
                    <w:hideMark/>
                  </w:tcPr>
                  <w:p w14:paraId="07CB2E06" w14:textId="77777777" w:rsidR="00CB49BF" w:rsidRDefault="00CB49BF">
                    <w:pPr>
                      <w:pStyle w:val="Irodalomjegyzk"/>
                      <w:rPr>
                        <w:ins w:id="616" w:author="Drexler Nándor" w:date="2020-12-03T22:34:00Z"/>
                      </w:rPr>
                    </w:pPr>
                    <w:ins w:id="617" w:author="Drexler Nándor" w:date="2020-12-03T22:34:00Z">
                      <w:r>
                        <w:t>Wikipedia, „ASP.NET Core,” [Online]. [Hozzáférés dátuma: 17 10 2020].</w:t>
                      </w:r>
                    </w:ins>
                  </w:p>
                </w:tc>
              </w:tr>
              <w:tr w:rsidR="00CB49BF" w14:paraId="50BA2097" w14:textId="77777777">
                <w:trPr>
                  <w:divId w:val="435180514"/>
                  <w:tblCellSpacing w:w="15" w:type="dxa"/>
                  <w:ins w:id="618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668BA337" w14:textId="77777777" w:rsidR="00CB49BF" w:rsidRDefault="00CB49BF">
                    <w:pPr>
                      <w:pStyle w:val="Irodalomjegyzk"/>
                      <w:rPr>
                        <w:ins w:id="619" w:author="Drexler Nándor" w:date="2020-12-03T22:34:00Z"/>
                      </w:rPr>
                    </w:pPr>
                    <w:ins w:id="620" w:author="Drexler Nándor" w:date="2020-12-03T22:34:00Z">
                      <w:r>
                        <w:lastRenderedPageBreak/>
                        <w:t xml:space="preserve">[10] </w:t>
                      </w:r>
                    </w:ins>
                  </w:p>
                </w:tc>
                <w:tc>
                  <w:tcPr>
                    <w:tcW w:w="0" w:type="auto"/>
                    <w:hideMark/>
                  </w:tcPr>
                  <w:p w14:paraId="1601738A" w14:textId="77777777" w:rsidR="00CB49BF" w:rsidRDefault="00CB49BF">
                    <w:pPr>
                      <w:pStyle w:val="Irodalomjegyzk"/>
                      <w:rPr>
                        <w:ins w:id="621" w:author="Drexler Nándor" w:date="2020-12-03T22:34:00Z"/>
                      </w:rPr>
                    </w:pPr>
                    <w:ins w:id="622" w:author="Drexler Nándor" w:date="2020-12-03T22:34:00Z">
                      <w:r>
                        <w:t>M. WATSON, „Top 13 ASP.NET Core Features You Need to Know,” 31 October 2017. [Online]. Available: https://stackify.com/asp-net-core-features/. [Hozzáférés dátuma: 17 10 2020].</w:t>
                      </w:r>
                    </w:ins>
                  </w:p>
                </w:tc>
              </w:tr>
              <w:tr w:rsidR="00CB49BF" w14:paraId="413860F4" w14:textId="77777777">
                <w:trPr>
                  <w:divId w:val="435180514"/>
                  <w:tblCellSpacing w:w="15" w:type="dxa"/>
                  <w:ins w:id="623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0F81282F" w14:textId="77777777" w:rsidR="00CB49BF" w:rsidRDefault="00CB49BF">
                    <w:pPr>
                      <w:pStyle w:val="Irodalomjegyzk"/>
                      <w:rPr>
                        <w:ins w:id="624" w:author="Drexler Nándor" w:date="2020-12-03T22:34:00Z"/>
                      </w:rPr>
                    </w:pPr>
                    <w:ins w:id="625" w:author="Drexler Nándor" w:date="2020-12-03T22:34:00Z">
                      <w:r>
                        <w:t xml:space="preserve">[11] </w:t>
                      </w:r>
                    </w:ins>
                  </w:p>
                </w:tc>
                <w:tc>
                  <w:tcPr>
                    <w:tcW w:w="0" w:type="auto"/>
                    <w:hideMark/>
                  </w:tcPr>
                  <w:p w14:paraId="68EF590E" w14:textId="77777777" w:rsidR="00CB49BF" w:rsidRDefault="00CB49BF">
                    <w:pPr>
                      <w:pStyle w:val="Irodalomjegyzk"/>
                      <w:rPr>
                        <w:ins w:id="626" w:author="Drexler Nándor" w:date="2020-12-03T22:34:00Z"/>
                      </w:rPr>
                    </w:pPr>
                    <w:ins w:id="627" w:author="Drexler Nándor" w:date="2020-12-03T22:34:00Z">
                      <w:r>
                        <w:t>Wikipedia, „React (web framework),” [Online]. Available: https://en.wikipedia.org/wiki/React_(web_framework). [Hozzáférés dátuma: 18 10 2020].</w:t>
                      </w:r>
                    </w:ins>
                  </w:p>
                </w:tc>
              </w:tr>
              <w:tr w:rsidR="00CB49BF" w14:paraId="465F6EF4" w14:textId="77777777">
                <w:trPr>
                  <w:divId w:val="435180514"/>
                  <w:tblCellSpacing w:w="15" w:type="dxa"/>
                  <w:ins w:id="628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2AEC3594" w14:textId="77777777" w:rsidR="00CB49BF" w:rsidRDefault="00CB49BF">
                    <w:pPr>
                      <w:pStyle w:val="Irodalomjegyzk"/>
                      <w:rPr>
                        <w:ins w:id="629" w:author="Drexler Nándor" w:date="2020-12-03T22:34:00Z"/>
                      </w:rPr>
                    </w:pPr>
                    <w:ins w:id="630" w:author="Drexler Nándor" w:date="2020-12-03T22:34:00Z">
                      <w:r>
                        <w:t xml:space="preserve">[12] </w:t>
                      </w:r>
                    </w:ins>
                  </w:p>
                </w:tc>
                <w:tc>
                  <w:tcPr>
                    <w:tcW w:w="0" w:type="auto"/>
                    <w:hideMark/>
                  </w:tcPr>
                  <w:p w14:paraId="42D02670" w14:textId="77777777" w:rsidR="00CB49BF" w:rsidRDefault="00CB49BF">
                    <w:pPr>
                      <w:pStyle w:val="Irodalomjegyzk"/>
                      <w:rPr>
                        <w:ins w:id="631" w:author="Drexler Nándor" w:date="2020-12-03T22:34:00Z"/>
                      </w:rPr>
                    </w:pPr>
                    <w:ins w:id="632" w:author="Drexler Nándor" w:date="2020-12-03T22:34:00Z">
                      <w:r>
                        <w:t>S. Peyrott, „More Benchmarks: Virtual DOM vs Angular 1 &amp; 2 vs Others,” 07 Január 2016. [Online]. Available: https://auth0.com/blog/more-benchmarks-virtual-dom-vs-angular-12-vs-mithril-js-vs-the-rest/#The-Results. [Hozzáférés dátuma: 17 október 2020].</w:t>
                      </w:r>
                    </w:ins>
                  </w:p>
                </w:tc>
              </w:tr>
              <w:tr w:rsidR="00CB49BF" w14:paraId="13F651FB" w14:textId="77777777">
                <w:trPr>
                  <w:divId w:val="435180514"/>
                  <w:tblCellSpacing w:w="15" w:type="dxa"/>
                  <w:ins w:id="633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56305F6E" w14:textId="77777777" w:rsidR="00CB49BF" w:rsidRDefault="00CB49BF">
                    <w:pPr>
                      <w:pStyle w:val="Irodalomjegyzk"/>
                      <w:rPr>
                        <w:ins w:id="634" w:author="Drexler Nándor" w:date="2020-12-03T22:34:00Z"/>
                      </w:rPr>
                    </w:pPr>
                    <w:ins w:id="635" w:author="Drexler Nándor" w:date="2020-12-03T22:34:00Z">
                      <w:r>
                        <w:t xml:space="preserve">[13] </w:t>
                      </w:r>
                    </w:ins>
                  </w:p>
                </w:tc>
                <w:tc>
                  <w:tcPr>
                    <w:tcW w:w="0" w:type="auto"/>
                    <w:hideMark/>
                  </w:tcPr>
                  <w:p w14:paraId="18C9E22B" w14:textId="77777777" w:rsidR="00CB49BF" w:rsidRDefault="00CB49BF">
                    <w:pPr>
                      <w:pStyle w:val="Irodalomjegyzk"/>
                      <w:rPr>
                        <w:ins w:id="636" w:author="Drexler Nándor" w:date="2020-12-03T22:34:00Z"/>
                      </w:rPr>
                    </w:pPr>
                    <w:ins w:id="637" w:author="Drexler Nándor" w:date="2020-12-03T22:34:00Z">
                      <w:r>
                        <w:t>React, „JSX bemutatása,” [Online]. Available: https://hu.reactjs.org/docs/introducing-jsx.html. [Hozzáférés dátuma: 18 10 2020].</w:t>
                      </w:r>
                    </w:ins>
                  </w:p>
                </w:tc>
              </w:tr>
              <w:tr w:rsidR="00CB49BF" w14:paraId="0801F244" w14:textId="77777777">
                <w:trPr>
                  <w:divId w:val="435180514"/>
                  <w:tblCellSpacing w:w="15" w:type="dxa"/>
                  <w:ins w:id="638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6BB3D329" w14:textId="77777777" w:rsidR="00CB49BF" w:rsidRDefault="00CB49BF">
                    <w:pPr>
                      <w:pStyle w:val="Irodalomjegyzk"/>
                      <w:rPr>
                        <w:ins w:id="639" w:author="Drexler Nándor" w:date="2020-12-03T22:34:00Z"/>
                      </w:rPr>
                    </w:pPr>
                    <w:ins w:id="640" w:author="Drexler Nándor" w:date="2020-12-03T22:34:00Z">
                      <w:r>
                        <w:t xml:space="preserve">[14] </w:t>
                      </w:r>
                    </w:ins>
                  </w:p>
                </w:tc>
                <w:tc>
                  <w:tcPr>
                    <w:tcW w:w="0" w:type="auto"/>
                    <w:hideMark/>
                  </w:tcPr>
                  <w:p w14:paraId="6CB8C8F3" w14:textId="77777777" w:rsidR="00CB49BF" w:rsidRDefault="00CB49BF">
                    <w:pPr>
                      <w:pStyle w:val="Irodalomjegyzk"/>
                      <w:rPr>
                        <w:ins w:id="641" w:author="Drexler Nándor" w:date="2020-12-03T22:34:00Z"/>
                      </w:rPr>
                    </w:pPr>
                    <w:ins w:id="642" w:author="Drexler Nándor" w:date="2020-12-03T22:34:00Z">
                      <w:r>
                        <w:t>Wikipedia, „Bootstrap (front-end framework),” [Online]. Available: https://en.wikipedia.org/wiki/Bootstrap_(front-end_framework)#Bootstrap_4. [Hozzáférés dátuma: 20 10 2020].</w:t>
                      </w:r>
                    </w:ins>
                  </w:p>
                </w:tc>
              </w:tr>
              <w:tr w:rsidR="00CB49BF" w14:paraId="002062B5" w14:textId="77777777">
                <w:trPr>
                  <w:divId w:val="435180514"/>
                  <w:tblCellSpacing w:w="15" w:type="dxa"/>
                  <w:ins w:id="643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4DB7C20A" w14:textId="77777777" w:rsidR="00CB49BF" w:rsidRDefault="00CB49BF">
                    <w:pPr>
                      <w:pStyle w:val="Irodalomjegyzk"/>
                      <w:rPr>
                        <w:ins w:id="644" w:author="Drexler Nándor" w:date="2020-12-03T22:34:00Z"/>
                      </w:rPr>
                    </w:pPr>
                    <w:ins w:id="645" w:author="Drexler Nándor" w:date="2020-12-03T22:34:00Z">
                      <w:r>
                        <w:t xml:space="preserve">[15] </w:t>
                      </w:r>
                    </w:ins>
                  </w:p>
                </w:tc>
                <w:tc>
                  <w:tcPr>
                    <w:tcW w:w="0" w:type="auto"/>
                    <w:hideMark/>
                  </w:tcPr>
                  <w:p w14:paraId="1D9BE156" w14:textId="77777777" w:rsidR="00CB49BF" w:rsidRDefault="00CB49BF">
                    <w:pPr>
                      <w:pStyle w:val="Irodalomjegyzk"/>
                      <w:rPr>
                        <w:ins w:id="646" w:author="Drexler Nándor" w:date="2020-12-03T22:34:00Z"/>
                      </w:rPr>
                    </w:pPr>
                    <w:ins w:id="647" w:author="Drexler Nándor" w:date="2020-12-03T22:34:00Z">
                      <w:r>
                        <w:t>Wikipedia, „Responsive web design,” [Online]. Available: https://en.wikipedia.org/wiki/Responsive_web_design#Mobile_first,_unobtrusive_JavaScript,_and_progressive_enhancement. [Hozzáférés dátuma: 20 10 2020].</w:t>
                      </w:r>
                    </w:ins>
                  </w:p>
                </w:tc>
              </w:tr>
              <w:tr w:rsidR="00CB49BF" w14:paraId="4C7D5535" w14:textId="77777777">
                <w:trPr>
                  <w:divId w:val="435180514"/>
                  <w:tblCellSpacing w:w="15" w:type="dxa"/>
                  <w:ins w:id="648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757771A6" w14:textId="77777777" w:rsidR="00CB49BF" w:rsidRDefault="00CB49BF">
                    <w:pPr>
                      <w:pStyle w:val="Irodalomjegyzk"/>
                      <w:rPr>
                        <w:ins w:id="649" w:author="Drexler Nándor" w:date="2020-12-03T22:34:00Z"/>
                      </w:rPr>
                    </w:pPr>
                    <w:ins w:id="650" w:author="Drexler Nándor" w:date="2020-12-03T22:34:00Z">
                      <w:r>
                        <w:t xml:space="preserve">[16] </w:t>
                      </w:r>
                    </w:ins>
                  </w:p>
                </w:tc>
                <w:tc>
                  <w:tcPr>
                    <w:tcW w:w="0" w:type="auto"/>
                    <w:hideMark/>
                  </w:tcPr>
                  <w:p w14:paraId="024FDA7B" w14:textId="77777777" w:rsidR="00CB49BF" w:rsidRDefault="00CB49BF">
                    <w:pPr>
                      <w:pStyle w:val="Irodalomjegyzk"/>
                      <w:rPr>
                        <w:ins w:id="651" w:author="Drexler Nándor" w:date="2020-12-03T22:34:00Z"/>
                      </w:rPr>
                    </w:pPr>
                    <w:ins w:id="652" w:author="Drexler Nándor" w:date="2020-12-03T22:34:00Z">
                      <w:r>
                        <w:t>Bootstrap, „Grid system,” [Online]. Available: https://getbootstrap.com/docs/4.0/layout/grid/. [Hozzáférés dátuma: 26 10 2020].</w:t>
                      </w:r>
                    </w:ins>
                  </w:p>
                </w:tc>
              </w:tr>
              <w:tr w:rsidR="00CB49BF" w14:paraId="39C9C3B0" w14:textId="77777777">
                <w:trPr>
                  <w:divId w:val="435180514"/>
                  <w:tblCellSpacing w:w="15" w:type="dxa"/>
                  <w:ins w:id="653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7F3AB8C1" w14:textId="77777777" w:rsidR="00CB49BF" w:rsidRDefault="00CB49BF">
                    <w:pPr>
                      <w:pStyle w:val="Irodalomjegyzk"/>
                      <w:rPr>
                        <w:ins w:id="654" w:author="Drexler Nándor" w:date="2020-12-03T22:34:00Z"/>
                      </w:rPr>
                    </w:pPr>
                    <w:ins w:id="655" w:author="Drexler Nándor" w:date="2020-12-03T22:34:00Z">
                      <w:r>
                        <w:t xml:space="preserve">[17] </w:t>
                      </w:r>
                    </w:ins>
                  </w:p>
                </w:tc>
                <w:tc>
                  <w:tcPr>
                    <w:tcW w:w="0" w:type="auto"/>
                    <w:hideMark/>
                  </w:tcPr>
                  <w:p w14:paraId="0ACEC78B" w14:textId="77777777" w:rsidR="00CB49BF" w:rsidRDefault="00CB49BF">
                    <w:pPr>
                      <w:pStyle w:val="Irodalomjegyzk"/>
                      <w:rPr>
                        <w:ins w:id="656" w:author="Drexler Nándor" w:date="2020-12-03T22:34:00Z"/>
                      </w:rPr>
                    </w:pPr>
                    <w:ins w:id="657" w:author="Drexler Nándor" w:date="2020-12-03T22:34:00Z">
                      <w:r>
                        <w:t>R. Njeri, „How to Integrate the Google Maps API into React Applications,” 11 9 2020. [Online]. Available: https://www.digitalocean.com/community/tutorials/how-to-integrate-the-google-maps-api-into-react-applications. [Hozzáférés dátuma: 27 10 2020].</w:t>
                      </w:r>
                    </w:ins>
                  </w:p>
                </w:tc>
              </w:tr>
              <w:tr w:rsidR="00CB49BF" w14:paraId="125BF91A" w14:textId="77777777">
                <w:trPr>
                  <w:divId w:val="435180514"/>
                  <w:tblCellSpacing w:w="15" w:type="dxa"/>
                  <w:ins w:id="658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0C650684" w14:textId="77777777" w:rsidR="00CB49BF" w:rsidRDefault="00CB49BF">
                    <w:pPr>
                      <w:pStyle w:val="Irodalomjegyzk"/>
                      <w:rPr>
                        <w:ins w:id="659" w:author="Drexler Nándor" w:date="2020-12-03T22:34:00Z"/>
                      </w:rPr>
                    </w:pPr>
                    <w:ins w:id="660" w:author="Drexler Nándor" w:date="2020-12-03T22:34:00Z">
                      <w:r>
                        <w:t xml:space="preserve">[18] </w:t>
                      </w:r>
                    </w:ins>
                  </w:p>
                </w:tc>
                <w:tc>
                  <w:tcPr>
                    <w:tcW w:w="0" w:type="auto"/>
                    <w:hideMark/>
                  </w:tcPr>
                  <w:p w14:paraId="1AB7A5AF" w14:textId="77777777" w:rsidR="00CB49BF" w:rsidRDefault="00CB49BF">
                    <w:pPr>
                      <w:pStyle w:val="Irodalomjegyzk"/>
                      <w:rPr>
                        <w:ins w:id="661" w:author="Drexler Nándor" w:date="2020-12-03T22:34:00Z"/>
                      </w:rPr>
                    </w:pPr>
                    <w:ins w:id="662" w:author="Drexler Nándor" w:date="2020-12-03T22:34:00Z">
                      <w:r>
                        <w:t>Wikipedia, „Többrétegű architechtúra,” [Online]. Available: https://hu.wikipedia.org/wiki/T%C3%B6bbr%C3%A9teg%C5%B1_architecht%C3%BAra. [Hozzáférés dátuma: 30 10 2020].</w:t>
                      </w:r>
                    </w:ins>
                  </w:p>
                </w:tc>
              </w:tr>
              <w:tr w:rsidR="00CB49BF" w14:paraId="3EC6D334" w14:textId="77777777">
                <w:trPr>
                  <w:divId w:val="435180514"/>
                  <w:tblCellSpacing w:w="15" w:type="dxa"/>
                  <w:ins w:id="663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6D701BB5" w14:textId="77777777" w:rsidR="00CB49BF" w:rsidRDefault="00CB49BF">
                    <w:pPr>
                      <w:pStyle w:val="Irodalomjegyzk"/>
                      <w:rPr>
                        <w:ins w:id="664" w:author="Drexler Nándor" w:date="2020-12-03T22:34:00Z"/>
                      </w:rPr>
                    </w:pPr>
                    <w:ins w:id="665" w:author="Drexler Nándor" w:date="2020-12-03T22:34:00Z">
                      <w:r>
                        <w:lastRenderedPageBreak/>
                        <w:t xml:space="preserve">[19] </w:t>
                      </w:r>
                    </w:ins>
                  </w:p>
                </w:tc>
                <w:tc>
                  <w:tcPr>
                    <w:tcW w:w="0" w:type="auto"/>
                    <w:hideMark/>
                  </w:tcPr>
                  <w:p w14:paraId="00E3D09D" w14:textId="77777777" w:rsidR="00CB49BF" w:rsidRDefault="00CB49BF">
                    <w:pPr>
                      <w:pStyle w:val="Irodalomjegyzk"/>
                      <w:rPr>
                        <w:ins w:id="666" w:author="Drexler Nándor" w:date="2020-12-03T22:34:00Z"/>
                      </w:rPr>
                    </w:pPr>
                    <w:ins w:id="667" w:author="Drexler Nándor" w:date="2020-12-03T22:34:00Z">
                      <w:r>
                        <w:t>F. Normén, „Using Web Services in a 3-tier architecture,” [Online]. Available: https://weblogs.asp.net/fredriknormen/using-web-services-in-a-3-tier-architecture. [Hozzáférés dátuma: 30 10 2020].</w:t>
                      </w:r>
                    </w:ins>
                  </w:p>
                </w:tc>
              </w:tr>
              <w:tr w:rsidR="00CB49BF" w14:paraId="6C8AAC0A" w14:textId="77777777">
                <w:trPr>
                  <w:divId w:val="435180514"/>
                  <w:tblCellSpacing w:w="15" w:type="dxa"/>
                  <w:ins w:id="668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6CA14642" w14:textId="77777777" w:rsidR="00CB49BF" w:rsidRDefault="00CB49BF">
                    <w:pPr>
                      <w:pStyle w:val="Irodalomjegyzk"/>
                      <w:rPr>
                        <w:ins w:id="669" w:author="Drexler Nándor" w:date="2020-12-03T22:34:00Z"/>
                      </w:rPr>
                    </w:pPr>
                    <w:ins w:id="670" w:author="Drexler Nándor" w:date="2020-12-03T22:34:00Z">
                      <w:r>
                        <w:t xml:space="preserve">[20] </w:t>
                      </w:r>
                    </w:ins>
                  </w:p>
                </w:tc>
                <w:tc>
                  <w:tcPr>
                    <w:tcW w:w="0" w:type="auto"/>
                    <w:hideMark/>
                  </w:tcPr>
                  <w:p w14:paraId="02114B84" w14:textId="77777777" w:rsidR="00CB49BF" w:rsidRDefault="00CB49BF">
                    <w:pPr>
                      <w:pStyle w:val="Irodalomjegyzk"/>
                      <w:rPr>
                        <w:ins w:id="671" w:author="Drexler Nándor" w:date="2020-12-03T22:34:00Z"/>
                      </w:rPr>
                    </w:pPr>
                    <w:ins w:id="672" w:author="Drexler Nándor" w:date="2020-12-03T22:34:00Z">
                      <w:r>
                        <w:t>Wikipedia, „Create, read, update and delete,” [Online]. Available: https://en.wikipedia.org/wiki/Create,_read,_update_and_delete. [Hozzáférés dátuma: 10 11 2020].</w:t>
                      </w:r>
                    </w:ins>
                  </w:p>
                </w:tc>
              </w:tr>
              <w:tr w:rsidR="00CB49BF" w14:paraId="316C00FC" w14:textId="77777777">
                <w:trPr>
                  <w:divId w:val="435180514"/>
                  <w:tblCellSpacing w:w="15" w:type="dxa"/>
                  <w:ins w:id="673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1EF6F878" w14:textId="77777777" w:rsidR="00CB49BF" w:rsidRDefault="00CB49BF">
                    <w:pPr>
                      <w:pStyle w:val="Irodalomjegyzk"/>
                      <w:rPr>
                        <w:ins w:id="674" w:author="Drexler Nándor" w:date="2020-12-03T22:34:00Z"/>
                      </w:rPr>
                    </w:pPr>
                    <w:ins w:id="675" w:author="Drexler Nándor" w:date="2020-12-03T22:34:00Z">
                      <w:r>
                        <w:t xml:space="preserve">[21] </w:t>
                      </w:r>
                    </w:ins>
                  </w:p>
                </w:tc>
                <w:tc>
                  <w:tcPr>
                    <w:tcW w:w="0" w:type="auto"/>
                    <w:hideMark/>
                  </w:tcPr>
                  <w:p w14:paraId="03A6CF51" w14:textId="77777777" w:rsidR="00CB49BF" w:rsidRDefault="00CB49BF">
                    <w:pPr>
                      <w:pStyle w:val="Irodalomjegyzk"/>
                      <w:rPr>
                        <w:ins w:id="676" w:author="Drexler Nándor" w:date="2020-12-03T22:34:00Z"/>
                      </w:rPr>
                    </w:pPr>
                    <w:ins w:id="677" w:author="Drexler Nándor" w:date="2020-12-03T22:34:00Z">
                      <w:r>
                        <w:t>Wikipedia, „Breadcrumb,” [Online]. Available: https://hu.wikipedia.org/wiki/Breadcrumb. [Hozzáférés dátuma: 25 11 2020].</w:t>
                      </w:r>
                    </w:ins>
                  </w:p>
                </w:tc>
              </w:tr>
              <w:tr w:rsidR="00CB49BF" w14:paraId="29F19CFC" w14:textId="77777777">
                <w:trPr>
                  <w:divId w:val="435180514"/>
                  <w:tblCellSpacing w:w="15" w:type="dxa"/>
                  <w:ins w:id="678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176EA3FB" w14:textId="77777777" w:rsidR="00CB49BF" w:rsidRDefault="00CB49BF">
                    <w:pPr>
                      <w:pStyle w:val="Irodalomjegyzk"/>
                      <w:rPr>
                        <w:ins w:id="679" w:author="Drexler Nándor" w:date="2020-12-03T22:34:00Z"/>
                      </w:rPr>
                    </w:pPr>
                    <w:ins w:id="680" w:author="Drexler Nándor" w:date="2020-12-03T22:34:00Z">
                      <w:r>
                        <w:t xml:space="preserve">[22] </w:t>
                      </w:r>
                    </w:ins>
                  </w:p>
                </w:tc>
                <w:tc>
                  <w:tcPr>
                    <w:tcW w:w="0" w:type="auto"/>
                    <w:hideMark/>
                  </w:tcPr>
                  <w:p w14:paraId="0A95A542" w14:textId="77777777" w:rsidR="00CB49BF" w:rsidRDefault="00CB49BF">
                    <w:pPr>
                      <w:pStyle w:val="Irodalomjegyzk"/>
                      <w:rPr>
                        <w:ins w:id="681" w:author="Drexler Nándor" w:date="2020-12-03T22:34:00Z"/>
                      </w:rPr>
                    </w:pPr>
                    <w:ins w:id="682" w:author="Drexler Nándor" w:date="2020-12-03T22:34:00Z">
                      <w:r>
                        <w:t>Microsoft, „Real-time ASP.NET with SignalR,” [Online]. Available: https://dotnet.microsoft.com/apps/aspnet/signalr. [Hozzáférés dátuma: 25 11 2020].</w:t>
                      </w:r>
                    </w:ins>
                  </w:p>
                </w:tc>
              </w:tr>
            </w:tbl>
            <w:p w14:paraId="35203861" w14:textId="77777777" w:rsidR="00CB49BF" w:rsidRDefault="00CB49BF">
              <w:pPr>
                <w:divId w:val="435180514"/>
                <w:rPr>
                  <w:ins w:id="683" w:author="Drexler Nándor" w:date="2020-12-03T22:34:00Z"/>
                  <w:noProof/>
                </w:rPr>
              </w:pPr>
            </w:p>
            <w:p w14:paraId="6C013011" w14:textId="301FA9FF" w:rsidR="005F60F8" w:rsidDel="00CB49BF" w:rsidRDefault="005F60F8" w:rsidP="008E6297">
              <w:pPr>
                <w:rPr>
                  <w:del w:id="684" w:author="Drexler Nándor" w:date="2020-12-03T22:34:00Z"/>
                  <w:noProof/>
                  <w:sz w:val="20"/>
                  <w:szCs w:val="20"/>
                  <w:lang w:eastAsia="hu-HU"/>
                </w:rPr>
              </w:pP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1"/>
                <w:gridCol w:w="8163"/>
              </w:tblGrid>
              <w:tr w:rsidR="005F60F8" w:rsidDel="00CB49BF" w14:paraId="079C3297" w14:textId="77777777">
                <w:trPr>
                  <w:divId w:val="776872640"/>
                  <w:tblCellSpacing w:w="15" w:type="dxa"/>
                  <w:del w:id="685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268E8C37" w14:textId="0B44DDE4" w:rsidR="005F60F8" w:rsidDel="00CB49BF" w:rsidRDefault="005F60F8">
                    <w:pPr>
                      <w:pStyle w:val="Irodalomjegyzk"/>
                      <w:rPr>
                        <w:del w:id="686" w:author="Drexler Nándor" w:date="2020-12-03T22:34:00Z"/>
                      </w:rPr>
                    </w:pPr>
                    <w:del w:id="687" w:author="Drexler Nándor" w:date="2020-12-03T22:34:00Z">
                      <w:r w:rsidDel="00CB49BF">
                        <w:delText xml:space="preserve">[1] </w:delText>
                      </w:r>
                    </w:del>
                  </w:p>
                </w:tc>
                <w:tc>
                  <w:tcPr>
                    <w:tcW w:w="0" w:type="auto"/>
                    <w:hideMark/>
                  </w:tcPr>
                  <w:p w14:paraId="45A5E057" w14:textId="77777777" w:rsidR="005F60F8" w:rsidDel="00CB49BF" w:rsidRDefault="005F60F8">
                    <w:pPr>
                      <w:pStyle w:val="Irodalomjegyzk"/>
                      <w:rPr>
                        <w:del w:id="688" w:author="Drexler Nándor" w:date="2020-12-03T22:34:00Z"/>
                      </w:rPr>
                    </w:pPr>
                    <w:del w:id="689" w:author="Drexler Nándor" w:date="2020-12-03T22:34:00Z">
                      <w:r w:rsidDel="00CB49BF">
                        <w:delText>S. Martin, „The Top JavaScript Frameworks For Front-End Development in 2020,” [Online]. Available: https://www.freecodecamp.org/news/complete-guide-for-front-end-developers-javascript-frameworks-2019/. [Hozzáférés dátuma: 14 október 2020].</w:delText>
                      </w:r>
                    </w:del>
                  </w:p>
                </w:tc>
              </w:tr>
              <w:tr w:rsidR="005F60F8" w:rsidDel="00CB49BF" w14:paraId="19CF1F35" w14:textId="77777777">
                <w:trPr>
                  <w:divId w:val="776872640"/>
                  <w:tblCellSpacing w:w="15" w:type="dxa"/>
                  <w:del w:id="690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0E4D7B30" w14:textId="77777777" w:rsidR="005F60F8" w:rsidDel="00CB49BF" w:rsidRDefault="005F60F8">
                    <w:pPr>
                      <w:pStyle w:val="Irodalomjegyzk"/>
                      <w:rPr>
                        <w:del w:id="691" w:author="Drexler Nándor" w:date="2020-12-03T22:34:00Z"/>
                      </w:rPr>
                    </w:pPr>
                    <w:del w:id="692" w:author="Drexler Nándor" w:date="2020-12-03T22:34:00Z">
                      <w:r w:rsidDel="00CB49BF">
                        <w:delText xml:space="preserve">[2] </w:delText>
                      </w:r>
                    </w:del>
                  </w:p>
                </w:tc>
                <w:tc>
                  <w:tcPr>
                    <w:tcW w:w="0" w:type="auto"/>
                    <w:hideMark/>
                  </w:tcPr>
                  <w:p w14:paraId="4D7B99FB" w14:textId="77777777" w:rsidR="005F60F8" w:rsidDel="00CB49BF" w:rsidRDefault="005F60F8">
                    <w:pPr>
                      <w:pStyle w:val="Irodalomjegyzk"/>
                      <w:rPr>
                        <w:del w:id="693" w:author="Drexler Nándor" w:date="2020-12-03T22:34:00Z"/>
                      </w:rPr>
                    </w:pPr>
                    <w:del w:id="694" w:author="Drexler Nándor" w:date="2020-12-03T22:34:00Z">
                      <w:r w:rsidDel="00CB49BF">
                        <w:delText>ScaleGrid, „2019 Database Trends – SQL vs. NoSQL, Top Databases, Single vs. Multiple Database Use,” 4 március 2019. [Online]. Available: https://scalegrid.io/blog/2019-database-trends-sql-vs-nosql-top-databases-single-vs-multiple-database-use/. [Hozzáférés dátuma: 15 október 2020].</w:delText>
                      </w:r>
                    </w:del>
                  </w:p>
                </w:tc>
              </w:tr>
              <w:tr w:rsidR="005F60F8" w:rsidDel="00CB49BF" w14:paraId="15DF5BA1" w14:textId="77777777">
                <w:trPr>
                  <w:divId w:val="776872640"/>
                  <w:tblCellSpacing w:w="15" w:type="dxa"/>
                  <w:del w:id="695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39ECF2BF" w14:textId="77777777" w:rsidR="005F60F8" w:rsidDel="00CB49BF" w:rsidRDefault="005F60F8">
                    <w:pPr>
                      <w:pStyle w:val="Irodalomjegyzk"/>
                      <w:rPr>
                        <w:del w:id="696" w:author="Drexler Nándor" w:date="2020-12-03T22:34:00Z"/>
                      </w:rPr>
                    </w:pPr>
                    <w:del w:id="697" w:author="Drexler Nándor" w:date="2020-12-03T22:34:00Z">
                      <w:r w:rsidDel="00CB49BF">
                        <w:delText xml:space="preserve">[3] </w:delText>
                      </w:r>
                    </w:del>
                  </w:p>
                </w:tc>
                <w:tc>
                  <w:tcPr>
                    <w:tcW w:w="0" w:type="auto"/>
                    <w:hideMark/>
                  </w:tcPr>
                  <w:p w14:paraId="52294F98" w14:textId="77777777" w:rsidR="005F60F8" w:rsidDel="00CB49BF" w:rsidRDefault="005F60F8">
                    <w:pPr>
                      <w:pStyle w:val="Irodalomjegyzk"/>
                      <w:rPr>
                        <w:del w:id="698" w:author="Drexler Nándor" w:date="2020-12-03T22:34:00Z"/>
                      </w:rPr>
                    </w:pPr>
                    <w:del w:id="699" w:author="Drexler Nándor" w:date="2020-12-03T22:34:00Z">
                      <w:r w:rsidDel="00CB49BF">
                        <w:delText>Wikipedia, „SQL,” [Online]. Available: https://hu.wikipedia.org/wiki/SQL. [Hozzáférés dátuma: 17 10 2020].</w:delText>
                      </w:r>
                    </w:del>
                  </w:p>
                </w:tc>
              </w:tr>
              <w:tr w:rsidR="005F60F8" w:rsidDel="00CB49BF" w14:paraId="06AE3C60" w14:textId="77777777">
                <w:trPr>
                  <w:divId w:val="776872640"/>
                  <w:tblCellSpacing w:w="15" w:type="dxa"/>
                  <w:del w:id="700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34CAE80F" w14:textId="77777777" w:rsidR="005F60F8" w:rsidDel="00CB49BF" w:rsidRDefault="005F60F8">
                    <w:pPr>
                      <w:pStyle w:val="Irodalomjegyzk"/>
                      <w:rPr>
                        <w:del w:id="701" w:author="Drexler Nándor" w:date="2020-12-03T22:34:00Z"/>
                      </w:rPr>
                    </w:pPr>
                    <w:del w:id="702" w:author="Drexler Nándor" w:date="2020-12-03T22:34:00Z">
                      <w:r w:rsidDel="00CB49BF">
                        <w:delText xml:space="preserve">[4] </w:delText>
                      </w:r>
                    </w:del>
                  </w:p>
                </w:tc>
                <w:tc>
                  <w:tcPr>
                    <w:tcW w:w="0" w:type="auto"/>
                    <w:hideMark/>
                  </w:tcPr>
                  <w:p w14:paraId="6735669B" w14:textId="77777777" w:rsidR="005F60F8" w:rsidDel="00CB49BF" w:rsidRDefault="005F60F8">
                    <w:pPr>
                      <w:pStyle w:val="Irodalomjegyzk"/>
                      <w:rPr>
                        <w:del w:id="703" w:author="Drexler Nándor" w:date="2020-12-03T22:34:00Z"/>
                      </w:rPr>
                    </w:pPr>
                    <w:del w:id="704" w:author="Drexler Nándor" w:date="2020-12-03T22:34:00Z">
                      <w:r w:rsidDel="00CB49BF">
                        <w:delText>Wikipedia, „ACID,” [Online]. Available: https://en.wikipedia.org/wiki/ACID. [Hozzáférés dátuma: 17 10 2020].</w:delText>
                      </w:r>
                    </w:del>
                  </w:p>
                </w:tc>
              </w:tr>
              <w:tr w:rsidR="005F60F8" w:rsidDel="00CB49BF" w14:paraId="71E93D4F" w14:textId="77777777">
                <w:trPr>
                  <w:divId w:val="776872640"/>
                  <w:tblCellSpacing w:w="15" w:type="dxa"/>
                  <w:del w:id="705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654EF036" w14:textId="77777777" w:rsidR="005F60F8" w:rsidDel="00CB49BF" w:rsidRDefault="005F60F8">
                    <w:pPr>
                      <w:pStyle w:val="Irodalomjegyzk"/>
                      <w:rPr>
                        <w:del w:id="706" w:author="Drexler Nándor" w:date="2020-12-03T22:34:00Z"/>
                      </w:rPr>
                    </w:pPr>
                    <w:del w:id="707" w:author="Drexler Nándor" w:date="2020-12-03T22:34:00Z">
                      <w:r w:rsidDel="00CB49BF">
                        <w:delText xml:space="preserve">[5] </w:delText>
                      </w:r>
                    </w:del>
                  </w:p>
                </w:tc>
                <w:tc>
                  <w:tcPr>
                    <w:tcW w:w="0" w:type="auto"/>
                    <w:hideMark/>
                  </w:tcPr>
                  <w:p w14:paraId="20623072" w14:textId="77777777" w:rsidR="005F60F8" w:rsidDel="00CB49BF" w:rsidRDefault="005F60F8">
                    <w:pPr>
                      <w:pStyle w:val="Irodalomjegyzk"/>
                      <w:rPr>
                        <w:del w:id="708" w:author="Drexler Nándor" w:date="2020-12-03T22:34:00Z"/>
                      </w:rPr>
                    </w:pPr>
                    <w:del w:id="709" w:author="Drexler Nándor" w:date="2020-12-03T22:34:00Z">
                      <w:r w:rsidDel="00CB49BF">
                        <w:delText>Z. Y. Ruihan Wang, „SQL vs NoSQL: A Performance Comparison,” [Online]. Available: https://www.cs.rochester.edu/courses/261/fall2017/termpaper/submissions/06/Paper.pdf. [Hozzáférés dátuma: 17 10 2020].</w:delText>
                      </w:r>
                    </w:del>
                  </w:p>
                </w:tc>
              </w:tr>
              <w:tr w:rsidR="005F60F8" w:rsidDel="00CB49BF" w14:paraId="1AB2D3E4" w14:textId="77777777">
                <w:trPr>
                  <w:divId w:val="776872640"/>
                  <w:tblCellSpacing w:w="15" w:type="dxa"/>
                  <w:del w:id="710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1BE1ECDF" w14:textId="77777777" w:rsidR="005F60F8" w:rsidDel="00CB49BF" w:rsidRDefault="005F60F8">
                    <w:pPr>
                      <w:pStyle w:val="Irodalomjegyzk"/>
                      <w:rPr>
                        <w:del w:id="711" w:author="Drexler Nándor" w:date="2020-12-03T22:34:00Z"/>
                      </w:rPr>
                    </w:pPr>
                    <w:del w:id="712" w:author="Drexler Nándor" w:date="2020-12-03T22:34:00Z">
                      <w:r w:rsidDel="00CB49BF">
                        <w:delText xml:space="preserve">[6] </w:delText>
                      </w:r>
                    </w:del>
                  </w:p>
                </w:tc>
                <w:tc>
                  <w:tcPr>
                    <w:tcW w:w="0" w:type="auto"/>
                    <w:hideMark/>
                  </w:tcPr>
                  <w:p w14:paraId="4548F383" w14:textId="77777777" w:rsidR="005F60F8" w:rsidDel="00CB49BF" w:rsidRDefault="005F60F8">
                    <w:pPr>
                      <w:pStyle w:val="Irodalomjegyzk"/>
                      <w:rPr>
                        <w:del w:id="713" w:author="Drexler Nándor" w:date="2020-12-03T22:34:00Z"/>
                      </w:rPr>
                    </w:pPr>
                    <w:del w:id="714" w:author="Drexler Nándor" w:date="2020-12-03T22:34:00Z">
                      <w:r w:rsidDel="00CB49BF">
                        <w:delText>MongoDb, „JSON and BSON,” [Online]. Available: https://www.mongodb.com/json-and-bson. [Hozzáférés dátuma: 15 10 2020].</w:delText>
                      </w:r>
                    </w:del>
                  </w:p>
                </w:tc>
              </w:tr>
              <w:tr w:rsidR="005F60F8" w:rsidDel="00CB49BF" w14:paraId="6CAFF6FE" w14:textId="77777777">
                <w:trPr>
                  <w:divId w:val="776872640"/>
                  <w:tblCellSpacing w:w="15" w:type="dxa"/>
                  <w:del w:id="715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59778980" w14:textId="77777777" w:rsidR="005F60F8" w:rsidDel="00CB49BF" w:rsidRDefault="005F60F8">
                    <w:pPr>
                      <w:pStyle w:val="Irodalomjegyzk"/>
                      <w:rPr>
                        <w:del w:id="716" w:author="Drexler Nándor" w:date="2020-12-03T22:34:00Z"/>
                      </w:rPr>
                    </w:pPr>
                    <w:del w:id="717" w:author="Drexler Nándor" w:date="2020-12-03T22:34:00Z">
                      <w:r w:rsidDel="00CB49BF">
                        <w:delText xml:space="preserve">[7] </w:delText>
                      </w:r>
                    </w:del>
                  </w:p>
                </w:tc>
                <w:tc>
                  <w:tcPr>
                    <w:tcW w:w="0" w:type="auto"/>
                    <w:hideMark/>
                  </w:tcPr>
                  <w:p w14:paraId="59E2CBC4" w14:textId="77777777" w:rsidR="005F60F8" w:rsidDel="00CB49BF" w:rsidRDefault="005F60F8">
                    <w:pPr>
                      <w:pStyle w:val="Irodalomjegyzk"/>
                      <w:rPr>
                        <w:del w:id="718" w:author="Drexler Nándor" w:date="2020-12-03T22:34:00Z"/>
                      </w:rPr>
                    </w:pPr>
                    <w:del w:id="719" w:author="Drexler Nándor" w:date="2020-12-03T22:34:00Z">
                      <w:r w:rsidDel="00CB49BF">
                        <w:delText>Wikipédia, „MongoDB,” [Online]. Available: https://hu.wikipedia.org/wiki/MongoDB. [Hozzáférés dátuma: 15 10 2020].</w:delText>
                      </w:r>
                    </w:del>
                  </w:p>
                </w:tc>
              </w:tr>
              <w:tr w:rsidR="005F60F8" w:rsidDel="00CB49BF" w14:paraId="364A48FA" w14:textId="77777777">
                <w:trPr>
                  <w:divId w:val="776872640"/>
                  <w:tblCellSpacing w:w="15" w:type="dxa"/>
                  <w:del w:id="720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35A3517B" w14:textId="77777777" w:rsidR="005F60F8" w:rsidDel="00CB49BF" w:rsidRDefault="005F60F8">
                    <w:pPr>
                      <w:pStyle w:val="Irodalomjegyzk"/>
                      <w:rPr>
                        <w:del w:id="721" w:author="Drexler Nándor" w:date="2020-12-03T22:34:00Z"/>
                      </w:rPr>
                    </w:pPr>
                    <w:del w:id="722" w:author="Drexler Nándor" w:date="2020-12-03T22:34:00Z">
                      <w:r w:rsidDel="00CB49BF">
                        <w:delText xml:space="preserve">[8] </w:delText>
                      </w:r>
                    </w:del>
                  </w:p>
                </w:tc>
                <w:tc>
                  <w:tcPr>
                    <w:tcW w:w="0" w:type="auto"/>
                    <w:hideMark/>
                  </w:tcPr>
                  <w:p w14:paraId="5579A20A" w14:textId="77777777" w:rsidR="005F60F8" w:rsidDel="00CB49BF" w:rsidRDefault="005F60F8">
                    <w:pPr>
                      <w:pStyle w:val="Irodalomjegyzk"/>
                      <w:rPr>
                        <w:del w:id="723" w:author="Drexler Nándor" w:date="2020-12-03T22:34:00Z"/>
                      </w:rPr>
                    </w:pPr>
                    <w:del w:id="724" w:author="Drexler Nándor" w:date="2020-12-03T22:34:00Z">
                      <w:r w:rsidDel="00CB49BF">
                        <w:delText>Microsoft, „What is ASP.NET Core?,” [Online]. Available: https://dotnet.microsoft.com/learn/aspnet/what-is-aspnet-core. [Hozzáférés dátuma: 17 10 2020].</w:delText>
                      </w:r>
                    </w:del>
                  </w:p>
                </w:tc>
              </w:tr>
              <w:tr w:rsidR="005F60F8" w:rsidDel="00CB49BF" w14:paraId="291FAF29" w14:textId="77777777">
                <w:trPr>
                  <w:divId w:val="776872640"/>
                  <w:tblCellSpacing w:w="15" w:type="dxa"/>
                  <w:del w:id="725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5ADE7583" w14:textId="77777777" w:rsidR="005F60F8" w:rsidDel="00CB49BF" w:rsidRDefault="005F60F8">
                    <w:pPr>
                      <w:pStyle w:val="Irodalomjegyzk"/>
                      <w:rPr>
                        <w:del w:id="726" w:author="Drexler Nándor" w:date="2020-12-03T22:34:00Z"/>
                      </w:rPr>
                    </w:pPr>
                    <w:del w:id="727" w:author="Drexler Nándor" w:date="2020-12-03T22:34:00Z">
                      <w:r w:rsidDel="00CB49BF">
                        <w:delText xml:space="preserve">[9] </w:delText>
                      </w:r>
                    </w:del>
                  </w:p>
                </w:tc>
                <w:tc>
                  <w:tcPr>
                    <w:tcW w:w="0" w:type="auto"/>
                    <w:hideMark/>
                  </w:tcPr>
                  <w:p w14:paraId="234F0280" w14:textId="77777777" w:rsidR="005F60F8" w:rsidDel="00CB49BF" w:rsidRDefault="005F60F8">
                    <w:pPr>
                      <w:pStyle w:val="Irodalomjegyzk"/>
                      <w:rPr>
                        <w:del w:id="728" w:author="Drexler Nándor" w:date="2020-12-03T22:34:00Z"/>
                      </w:rPr>
                    </w:pPr>
                    <w:del w:id="729" w:author="Drexler Nándor" w:date="2020-12-03T22:34:00Z">
                      <w:r w:rsidDel="00CB49BF">
                        <w:delText>Wikipedia, „ASP.NET Core,” [Online]. [Hozzáférés dátuma: 17 10 2020].</w:delText>
                      </w:r>
                    </w:del>
                  </w:p>
                </w:tc>
              </w:tr>
              <w:tr w:rsidR="005F60F8" w:rsidDel="00CB49BF" w14:paraId="6904CB64" w14:textId="77777777">
                <w:trPr>
                  <w:divId w:val="776872640"/>
                  <w:tblCellSpacing w:w="15" w:type="dxa"/>
                  <w:del w:id="730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3F8F7663" w14:textId="77777777" w:rsidR="005F60F8" w:rsidDel="00CB49BF" w:rsidRDefault="005F60F8">
                    <w:pPr>
                      <w:pStyle w:val="Irodalomjegyzk"/>
                      <w:rPr>
                        <w:del w:id="731" w:author="Drexler Nándor" w:date="2020-12-03T22:34:00Z"/>
                      </w:rPr>
                    </w:pPr>
                    <w:del w:id="732" w:author="Drexler Nándor" w:date="2020-12-03T22:34:00Z">
                      <w:r w:rsidDel="00CB49BF">
                        <w:delText xml:space="preserve">[10] </w:delText>
                      </w:r>
                    </w:del>
                  </w:p>
                </w:tc>
                <w:tc>
                  <w:tcPr>
                    <w:tcW w:w="0" w:type="auto"/>
                    <w:hideMark/>
                  </w:tcPr>
                  <w:p w14:paraId="7DBD7A2B" w14:textId="77777777" w:rsidR="005F60F8" w:rsidDel="00CB49BF" w:rsidRDefault="005F60F8">
                    <w:pPr>
                      <w:pStyle w:val="Irodalomjegyzk"/>
                      <w:rPr>
                        <w:del w:id="733" w:author="Drexler Nándor" w:date="2020-12-03T22:34:00Z"/>
                      </w:rPr>
                    </w:pPr>
                    <w:del w:id="734" w:author="Drexler Nándor" w:date="2020-12-03T22:34:00Z">
                      <w:r w:rsidDel="00CB49BF">
                        <w:delText>M. WATSON, „Top 13 ASP.NET Core Features You Need to Know,” 31 October 2017. [Online]. Available: https://stackify.com/asp-net-core-features/. [Hozzáférés dátuma: 17 10 2020].</w:delText>
                      </w:r>
                    </w:del>
                  </w:p>
                </w:tc>
              </w:tr>
              <w:tr w:rsidR="005F60F8" w:rsidDel="00CB49BF" w14:paraId="34468B5A" w14:textId="77777777">
                <w:trPr>
                  <w:divId w:val="776872640"/>
                  <w:tblCellSpacing w:w="15" w:type="dxa"/>
                  <w:del w:id="735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77FB9A42" w14:textId="77777777" w:rsidR="005F60F8" w:rsidDel="00CB49BF" w:rsidRDefault="005F60F8">
                    <w:pPr>
                      <w:pStyle w:val="Irodalomjegyzk"/>
                      <w:rPr>
                        <w:del w:id="736" w:author="Drexler Nándor" w:date="2020-12-03T22:34:00Z"/>
                      </w:rPr>
                    </w:pPr>
                    <w:del w:id="737" w:author="Drexler Nándor" w:date="2020-12-03T22:34:00Z">
                      <w:r w:rsidDel="00CB49BF">
                        <w:delText xml:space="preserve">[11] </w:delText>
                      </w:r>
                    </w:del>
                  </w:p>
                </w:tc>
                <w:tc>
                  <w:tcPr>
                    <w:tcW w:w="0" w:type="auto"/>
                    <w:hideMark/>
                  </w:tcPr>
                  <w:p w14:paraId="0A59DB81" w14:textId="77777777" w:rsidR="005F60F8" w:rsidDel="00CB49BF" w:rsidRDefault="005F60F8">
                    <w:pPr>
                      <w:pStyle w:val="Irodalomjegyzk"/>
                      <w:rPr>
                        <w:del w:id="738" w:author="Drexler Nándor" w:date="2020-12-03T22:34:00Z"/>
                      </w:rPr>
                    </w:pPr>
                    <w:del w:id="739" w:author="Drexler Nándor" w:date="2020-12-03T22:34:00Z">
                      <w:r w:rsidDel="00CB49BF">
                        <w:delText>Wikipedia, „React (web framework),” [Online]. Available: https://en.wikipedia.org/wiki/React_(web_framework). [Hozzáférés dátuma: 18 10 2020].</w:delText>
                      </w:r>
                    </w:del>
                  </w:p>
                </w:tc>
              </w:tr>
              <w:tr w:rsidR="005F60F8" w:rsidDel="00CB49BF" w14:paraId="42CD07DB" w14:textId="77777777">
                <w:trPr>
                  <w:divId w:val="776872640"/>
                  <w:tblCellSpacing w:w="15" w:type="dxa"/>
                  <w:del w:id="740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115CCAF9" w14:textId="77777777" w:rsidR="005F60F8" w:rsidDel="00CB49BF" w:rsidRDefault="005F60F8">
                    <w:pPr>
                      <w:pStyle w:val="Irodalomjegyzk"/>
                      <w:rPr>
                        <w:del w:id="741" w:author="Drexler Nándor" w:date="2020-12-03T22:34:00Z"/>
                      </w:rPr>
                    </w:pPr>
                    <w:del w:id="742" w:author="Drexler Nándor" w:date="2020-12-03T22:34:00Z">
                      <w:r w:rsidDel="00CB49BF">
                        <w:delText xml:space="preserve">[12] </w:delText>
                      </w:r>
                    </w:del>
                  </w:p>
                </w:tc>
                <w:tc>
                  <w:tcPr>
                    <w:tcW w:w="0" w:type="auto"/>
                    <w:hideMark/>
                  </w:tcPr>
                  <w:p w14:paraId="2FE36CAD" w14:textId="77777777" w:rsidR="005F60F8" w:rsidDel="00CB49BF" w:rsidRDefault="005F60F8">
                    <w:pPr>
                      <w:pStyle w:val="Irodalomjegyzk"/>
                      <w:rPr>
                        <w:del w:id="743" w:author="Drexler Nándor" w:date="2020-12-03T22:34:00Z"/>
                      </w:rPr>
                    </w:pPr>
                    <w:del w:id="744" w:author="Drexler Nándor" w:date="2020-12-03T22:34:00Z">
                      <w:r w:rsidDel="00CB49BF">
                        <w:delText>S. Peyrott, „More Benchmarks: Virtual DOM vs Angular 1 &amp; 2 vs Others,” 07 Január 2016. [Online]. Available: https://auth0.com/blog/more-benchmarks-virtual-dom-vs-angular-12-vs-mithril-js-vs-the-rest/#The-Results. [Hozzáférés dátuma: 17 október 2020].</w:delText>
                      </w:r>
                    </w:del>
                  </w:p>
                </w:tc>
              </w:tr>
              <w:tr w:rsidR="005F60F8" w:rsidDel="00CB49BF" w14:paraId="28E96708" w14:textId="77777777">
                <w:trPr>
                  <w:divId w:val="776872640"/>
                  <w:tblCellSpacing w:w="15" w:type="dxa"/>
                  <w:del w:id="745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4EB342AF" w14:textId="77777777" w:rsidR="005F60F8" w:rsidDel="00CB49BF" w:rsidRDefault="005F60F8">
                    <w:pPr>
                      <w:pStyle w:val="Irodalomjegyzk"/>
                      <w:rPr>
                        <w:del w:id="746" w:author="Drexler Nándor" w:date="2020-12-03T22:34:00Z"/>
                      </w:rPr>
                    </w:pPr>
                    <w:del w:id="747" w:author="Drexler Nándor" w:date="2020-12-03T22:34:00Z">
                      <w:r w:rsidDel="00CB49BF">
                        <w:delText xml:space="preserve">[13] </w:delText>
                      </w:r>
                    </w:del>
                  </w:p>
                </w:tc>
                <w:tc>
                  <w:tcPr>
                    <w:tcW w:w="0" w:type="auto"/>
                    <w:hideMark/>
                  </w:tcPr>
                  <w:p w14:paraId="4E122384" w14:textId="77777777" w:rsidR="005F60F8" w:rsidDel="00CB49BF" w:rsidRDefault="005F60F8">
                    <w:pPr>
                      <w:pStyle w:val="Irodalomjegyzk"/>
                      <w:rPr>
                        <w:del w:id="748" w:author="Drexler Nándor" w:date="2020-12-03T22:34:00Z"/>
                      </w:rPr>
                    </w:pPr>
                    <w:del w:id="749" w:author="Drexler Nándor" w:date="2020-12-03T22:34:00Z">
                      <w:r w:rsidDel="00CB49BF">
                        <w:delText>React, „JSX bemutatása,” [Online]. Available: https://hu.reactjs.org/docs/introducing-jsx.html. [Hozzáférés dátuma: 18 10 2020].</w:delText>
                      </w:r>
                    </w:del>
                  </w:p>
                </w:tc>
              </w:tr>
              <w:tr w:rsidR="005F60F8" w:rsidDel="00CB49BF" w14:paraId="160F1618" w14:textId="77777777">
                <w:trPr>
                  <w:divId w:val="776872640"/>
                  <w:tblCellSpacing w:w="15" w:type="dxa"/>
                  <w:del w:id="750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1D225CD9" w14:textId="77777777" w:rsidR="005F60F8" w:rsidDel="00CB49BF" w:rsidRDefault="005F60F8">
                    <w:pPr>
                      <w:pStyle w:val="Irodalomjegyzk"/>
                      <w:rPr>
                        <w:del w:id="751" w:author="Drexler Nándor" w:date="2020-12-03T22:34:00Z"/>
                      </w:rPr>
                    </w:pPr>
                    <w:del w:id="752" w:author="Drexler Nándor" w:date="2020-12-03T22:34:00Z">
                      <w:r w:rsidDel="00CB49BF">
                        <w:delText xml:space="preserve">[14] </w:delText>
                      </w:r>
                    </w:del>
                  </w:p>
                </w:tc>
                <w:tc>
                  <w:tcPr>
                    <w:tcW w:w="0" w:type="auto"/>
                    <w:hideMark/>
                  </w:tcPr>
                  <w:p w14:paraId="4A50BA7C" w14:textId="77777777" w:rsidR="005F60F8" w:rsidDel="00CB49BF" w:rsidRDefault="005F60F8">
                    <w:pPr>
                      <w:pStyle w:val="Irodalomjegyzk"/>
                      <w:rPr>
                        <w:del w:id="753" w:author="Drexler Nándor" w:date="2020-12-03T22:34:00Z"/>
                      </w:rPr>
                    </w:pPr>
                    <w:del w:id="754" w:author="Drexler Nándor" w:date="2020-12-03T22:34:00Z">
                      <w:r w:rsidDel="00CB49BF">
                        <w:delText>Wikipedia, „Bootstrap (front-end framework),” [Online]. Available: https://en.wikipedia.org/wiki/Bootstrap_(front-end_framework)#Bootstrap_4. [Hozzáférés dátuma: 20 10 2020].</w:delText>
                      </w:r>
                    </w:del>
                  </w:p>
                </w:tc>
              </w:tr>
              <w:tr w:rsidR="005F60F8" w:rsidDel="00CB49BF" w14:paraId="019F416C" w14:textId="77777777">
                <w:trPr>
                  <w:divId w:val="776872640"/>
                  <w:tblCellSpacing w:w="15" w:type="dxa"/>
                  <w:del w:id="755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5BCF5189" w14:textId="77777777" w:rsidR="005F60F8" w:rsidDel="00CB49BF" w:rsidRDefault="005F60F8">
                    <w:pPr>
                      <w:pStyle w:val="Irodalomjegyzk"/>
                      <w:rPr>
                        <w:del w:id="756" w:author="Drexler Nándor" w:date="2020-12-03T22:34:00Z"/>
                      </w:rPr>
                    </w:pPr>
                    <w:del w:id="757" w:author="Drexler Nándor" w:date="2020-12-03T22:34:00Z">
                      <w:r w:rsidDel="00CB49BF">
                        <w:delText xml:space="preserve">[15] </w:delText>
                      </w:r>
                    </w:del>
                  </w:p>
                </w:tc>
                <w:tc>
                  <w:tcPr>
                    <w:tcW w:w="0" w:type="auto"/>
                    <w:hideMark/>
                  </w:tcPr>
                  <w:p w14:paraId="3B77E52A" w14:textId="77777777" w:rsidR="005F60F8" w:rsidDel="00CB49BF" w:rsidRDefault="005F60F8">
                    <w:pPr>
                      <w:pStyle w:val="Irodalomjegyzk"/>
                      <w:rPr>
                        <w:del w:id="758" w:author="Drexler Nándor" w:date="2020-12-03T22:34:00Z"/>
                      </w:rPr>
                    </w:pPr>
                    <w:del w:id="759" w:author="Drexler Nándor" w:date="2020-12-03T22:34:00Z">
                      <w:r w:rsidDel="00CB49BF">
                        <w:delText>Wikipedia, „Responsive web design,” [Online]. Available: https://en.wikipedia.org/wiki/Responsive_web_design#Mobile_first,_unobtrusive_JavaScript,_and_progressive_enhancement. [Hozzáférés dátuma: 20 10 2020].</w:delText>
                      </w:r>
                    </w:del>
                  </w:p>
                </w:tc>
              </w:tr>
              <w:tr w:rsidR="005F60F8" w:rsidDel="00CB49BF" w14:paraId="6DE20596" w14:textId="77777777">
                <w:trPr>
                  <w:divId w:val="776872640"/>
                  <w:tblCellSpacing w:w="15" w:type="dxa"/>
                  <w:del w:id="760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559D7272" w14:textId="77777777" w:rsidR="005F60F8" w:rsidDel="00CB49BF" w:rsidRDefault="005F60F8">
                    <w:pPr>
                      <w:pStyle w:val="Irodalomjegyzk"/>
                      <w:rPr>
                        <w:del w:id="761" w:author="Drexler Nándor" w:date="2020-12-03T22:34:00Z"/>
                      </w:rPr>
                    </w:pPr>
                    <w:del w:id="762" w:author="Drexler Nándor" w:date="2020-12-03T22:34:00Z">
                      <w:r w:rsidDel="00CB49BF">
                        <w:delText xml:space="preserve">[16] </w:delText>
                      </w:r>
                    </w:del>
                  </w:p>
                </w:tc>
                <w:tc>
                  <w:tcPr>
                    <w:tcW w:w="0" w:type="auto"/>
                    <w:hideMark/>
                  </w:tcPr>
                  <w:p w14:paraId="143C71AF" w14:textId="77777777" w:rsidR="005F60F8" w:rsidDel="00CB49BF" w:rsidRDefault="005F60F8">
                    <w:pPr>
                      <w:pStyle w:val="Irodalomjegyzk"/>
                      <w:rPr>
                        <w:del w:id="763" w:author="Drexler Nándor" w:date="2020-12-03T22:34:00Z"/>
                      </w:rPr>
                    </w:pPr>
                    <w:del w:id="764" w:author="Drexler Nándor" w:date="2020-12-03T22:34:00Z">
                      <w:r w:rsidDel="00CB49BF">
                        <w:delText>Bootstrap, „Grid system,” [Online]. Available: https://getbootstrap.com/docs/4.0/layout/grid/. [Hozzáférés dátuma: 26 10 2020].</w:delText>
                      </w:r>
                    </w:del>
                  </w:p>
                </w:tc>
              </w:tr>
              <w:tr w:rsidR="005F60F8" w:rsidDel="00CB49BF" w14:paraId="37908515" w14:textId="77777777">
                <w:trPr>
                  <w:divId w:val="776872640"/>
                  <w:tblCellSpacing w:w="15" w:type="dxa"/>
                  <w:del w:id="765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12FD427B" w14:textId="77777777" w:rsidR="005F60F8" w:rsidDel="00CB49BF" w:rsidRDefault="005F60F8">
                    <w:pPr>
                      <w:pStyle w:val="Irodalomjegyzk"/>
                      <w:rPr>
                        <w:del w:id="766" w:author="Drexler Nándor" w:date="2020-12-03T22:34:00Z"/>
                      </w:rPr>
                    </w:pPr>
                    <w:del w:id="767" w:author="Drexler Nándor" w:date="2020-12-03T22:34:00Z">
                      <w:r w:rsidDel="00CB49BF">
                        <w:delText xml:space="preserve">[17] </w:delText>
                      </w:r>
                    </w:del>
                  </w:p>
                </w:tc>
                <w:tc>
                  <w:tcPr>
                    <w:tcW w:w="0" w:type="auto"/>
                    <w:hideMark/>
                  </w:tcPr>
                  <w:p w14:paraId="18EC2D3F" w14:textId="77777777" w:rsidR="005F60F8" w:rsidDel="00CB49BF" w:rsidRDefault="005F60F8">
                    <w:pPr>
                      <w:pStyle w:val="Irodalomjegyzk"/>
                      <w:rPr>
                        <w:del w:id="768" w:author="Drexler Nándor" w:date="2020-12-03T22:34:00Z"/>
                      </w:rPr>
                    </w:pPr>
                    <w:del w:id="769" w:author="Drexler Nándor" w:date="2020-12-03T22:34:00Z">
                      <w:r w:rsidDel="00CB49BF">
                        <w:delText>R. Njeri, „How to Integrate the Google Maps API into React Applications,” 11 9 2020. [Online]. Available: https://www.digitalocean.com/community/tutorials/how-to-integrate-the-google-maps-api-into-react-applications. [Hozzáférés dátuma: 27 10 2020].</w:delText>
                      </w:r>
                    </w:del>
                  </w:p>
                </w:tc>
              </w:tr>
              <w:tr w:rsidR="005F60F8" w:rsidDel="00CB49BF" w14:paraId="514B9B4D" w14:textId="77777777">
                <w:trPr>
                  <w:divId w:val="776872640"/>
                  <w:tblCellSpacing w:w="15" w:type="dxa"/>
                  <w:del w:id="770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3E4E3D23" w14:textId="77777777" w:rsidR="005F60F8" w:rsidDel="00CB49BF" w:rsidRDefault="005F60F8">
                    <w:pPr>
                      <w:pStyle w:val="Irodalomjegyzk"/>
                      <w:rPr>
                        <w:del w:id="771" w:author="Drexler Nándor" w:date="2020-12-03T22:34:00Z"/>
                      </w:rPr>
                    </w:pPr>
                    <w:del w:id="772" w:author="Drexler Nándor" w:date="2020-12-03T22:34:00Z">
                      <w:r w:rsidDel="00CB49BF">
                        <w:delText xml:space="preserve">[18] </w:delText>
                      </w:r>
                    </w:del>
                  </w:p>
                </w:tc>
                <w:tc>
                  <w:tcPr>
                    <w:tcW w:w="0" w:type="auto"/>
                    <w:hideMark/>
                  </w:tcPr>
                  <w:p w14:paraId="5A8C3EA1" w14:textId="77777777" w:rsidR="005F60F8" w:rsidDel="00CB49BF" w:rsidRDefault="005F60F8">
                    <w:pPr>
                      <w:pStyle w:val="Irodalomjegyzk"/>
                      <w:rPr>
                        <w:del w:id="773" w:author="Drexler Nándor" w:date="2020-12-03T22:34:00Z"/>
                      </w:rPr>
                    </w:pPr>
                    <w:del w:id="774" w:author="Drexler Nándor" w:date="2020-12-03T22:34:00Z">
                      <w:r w:rsidDel="00CB49BF">
                        <w:delText>Wikipedia, „Többrétegű architechtúra,” [Online]. Available: https://hu.wikipedia.org/wiki/T%C3%B6bbr%C3%A9teg%C5%B1_architecht%C3%BAra. [Hozzáférés dátuma: 30 10 2020].</w:delText>
                      </w:r>
                    </w:del>
                  </w:p>
                </w:tc>
              </w:tr>
              <w:tr w:rsidR="005F60F8" w:rsidDel="00CB49BF" w14:paraId="4175263D" w14:textId="77777777">
                <w:trPr>
                  <w:divId w:val="776872640"/>
                  <w:tblCellSpacing w:w="15" w:type="dxa"/>
                  <w:del w:id="775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5C91B9A1" w14:textId="77777777" w:rsidR="005F60F8" w:rsidDel="00CB49BF" w:rsidRDefault="005F60F8">
                    <w:pPr>
                      <w:pStyle w:val="Irodalomjegyzk"/>
                      <w:rPr>
                        <w:del w:id="776" w:author="Drexler Nándor" w:date="2020-12-03T22:34:00Z"/>
                      </w:rPr>
                    </w:pPr>
                    <w:del w:id="777" w:author="Drexler Nándor" w:date="2020-12-03T22:34:00Z">
                      <w:r w:rsidDel="00CB49BF">
                        <w:delText xml:space="preserve">[19] </w:delText>
                      </w:r>
                    </w:del>
                  </w:p>
                </w:tc>
                <w:tc>
                  <w:tcPr>
                    <w:tcW w:w="0" w:type="auto"/>
                    <w:hideMark/>
                  </w:tcPr>
                  <w:p w14:paraId="5D8B3B77" w14:textId="77777777" w:rsidR="005F60F8" w:rsidDel="00CB49BF" w:rsidRDefault="005F60F8">
                    <w:pPr>
                      <w:pStyle w:val="Irodalomjegyzk"/>
                      <w:rPr>
                        <w:del w:id="778" w:author="Drexler Nándor" w:date="2020-12-03T22:34:00Z"/>
                      </w:rPr>
                    </w:pPr>
                    <w:del w:id="779" w:author="Drexler Nándor" w:date="2020-12-03T22:34:00Z">
                      <w:r w:rsidDel="00CB49BF">
                        <w:delText>F. Normén, „Using Web Services in a 3-tier architecture,” [Online]. Available: https://weblogs.asp.net/fredriknormen/using-web-services-in-a-3-tier-architecture. [Hozzáférés dátuma: 30 10 2020].</w:delText>
                      </w:r>
                    </w:del>
                  </w:p>
                </w:tc>
              </w:tr>
              <w:tr w:rsidR="005F60F8" w:rsidDel="00CB49BF" w14:paraId="2549080E" w14:textId="77777777">
                <w:trPr>
                  <w:divId w:val="776872640"/>
                  <w:tblCellSpacing w:w="15" w:type="dxa"/>
                  <w:del w:id="780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4648BC1D" w14:textId="77777777" w:rsidR="005F60F8" w:rsidDel="00CB49BF" w:rsidRDefault="005F60F8">
                    <w:pPr>
                      <w:pStyle w:val="Irodalomjegyzk"/>
                      <w:rPr>
                        <w:del w:id="781" w:author="Drexler Nándor" w:date="2020-12-03T22:34:00Z"/>
                      </w:rPr>
                    </w:pPr>
                    <w:del w:id="782" w:author="Drexler Nándor" w:date="2020-12-03T22:34:00Z">
                      <w:r w:rsidDel="00CB49BF">
                        <w:delText xml:space="preserve">[20] </w:delText>
                      </w:r>
                    </w:del>
                  </w:p>
                </w:tc>
                <w:tc>
                  <w:tcPr>
                    <w:tcW w:w="0" w:type="auto"/>
                    <w:hideMark/>
                  </w:tcPr>
                  <w:p w14:paraId="6F658916" w14:textId="77777777" w:rsidR="005F60F8" w:rsidDel="00CB49BF" w:rsidRDefault="005F60F8">
                    <w:pPr>
                      <w:pStyle w:val="Irodalomjegyzk"/>
                      <w:rPr>
                        <w:del w:id="783" w:author="Drexler Nándor" w:date="2020-12-03T22:34:00Z"/>
                      </w:rPr>
                    </w:pPr>
                    <w:del w:id="784" w:author="Drexler Nándor" w:date="2020-12-03T22:34:00Z">
                      <w:r w:rsidDel="00CB49BF">
                        <w:delText>Wikipedia, „Create, read, update and delete,” [Online]. Available: https://en.wikipedia.org/wiki/Create,_read,_update_and_delete. [Hozzáférés dátuma: 10 11 2020].</w:delText>
                      </w:r>
                    </w:del>
                  </w:p>
                </w:tc>
              </w:tr>
              <w:tr w:rsidR="005F60F8" w:rsidDel="00CB49BF" w14:paraId="0627D2BC" w14:textId="77777777">
                <w:trPr>
                  <w:divId w:val="776872640"/>
                  <w:tblCellSpacing w:w="15" w:type="dxa"/>
                  <w:del w:id="785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7DC6CCAF" w14:textId="77777777" w:rsidR="005F60F8" w:rsidDel="00CB49BF" w:rsidRDefault="005F60F8">
                    <w:pPr>
                      <w:pStyle w:val="Irodalomjegyzk"/>
                      <w:rPr>
                        <w:del w:id="786" w:author="Drexler Nándor" w:date="2020-12-03T22:34:00Z"/>
                      </w:rPr>
                    </w:pPr>
                    <w:del w:id="787" w:author="Drexler Nándor" w:date="2020-12-03T22:34:00Z">
                      <w:r w:rsidDel="00CB49BF">
                        <w:delText xml:space="preserve">[21] </w:delText>
                      </w:r>
                    </w:del>
                  </w:p>
                </w:tc>
                <w:tc>
                  <w:tcPr>
                    <w:tcW w:w="0" w:type="auto"/>
                    <w:hideMark/>
                  </w:tcPr>
                  <w:p w14:paraId="4EA76057" w14:textId="77777777" w:rsidR="005F60F8" w:rsidDel="00CB49BF" w:rsidRDefault="005F60F8">
                    <w:pPr>
                      <w:pStyle w:val="Irodalomjegyzk"/>
                      <w:rPr>
                        <w:del w:id="788" w:author="Drexler Nándor" w:date="2020-12-03T22:34:00Z"/>
                      </w:rPr>
                    </w:pPr>
                    <w:del w:id="789" w:author="Drexler Nándor" w:date="2020-12-03T22:34:00Z">
                      <w:r w:rsidDel="00CB49BF">
                        <w:delText>Wikipedia, „Breadcrumb,” [Online]. Available: https://hu.wikipedia.org/wiki/Breadcrumb. [Hozzáférés dátuma: 25 11 2020].</w:delText>
                      </w:r>
                    </w:del>
                  </w:p>
                </w:tc>
              </w:tr>
              <w:tr w:rsidR="005F60F8" w:rsidDel="00CB49BF" w14:paraId="156B0632" w14:textId="77777777">
                <w:trPr>
                  <w:divId w:val="776872640"/>
                  <w:tblCellSpacing w:w="15" w:type="dxa"/>
                  <w:del w:id="790" w:author="Drexler Nándor" w:date="2020-12-03T22:34:00Z"/>
                </w:trPr>
                <w:tc>
                  <w:tcPr>
                    <w:tcW w:w="50" w:type="pct"/>
                    <w:hideMark/>
                  </w:tcPr>
                  <w:p w14:paraId="40CC23B4" w14:textId="77777777" w:rsidR="005F60F8" w:rsidDel="00CB49BF" w:rsidRDefault="005F60F8">
                    <w:pPr>
                      <w:pStyle w:val="Irodalomjegyzk"/>
                      <w:rPr>
                        <w:del w:id="791" w:author="Drexler Nándor" w:date="2020-12-03T22:34:00Z"/>
                      </w:rPr>
                    </w:pPr>
                    <w:del w:id="792" w:author="Drexler Nándor" w:date="2020-12-03T22:34:00Z">
                      <w:r w:rsidDel="00CB49BF">
                        <w:delText xml:space="preserve">[22] </w:delText>
                      </w:r>
                    </w:del>
                  </w:p>
                </w:tc>
                <w:tc>
                  <w:tcPr>
                    <w:tcW w:w="0" w:type="auto"/>
                    <w:hideMark/>
                  </w:tcPr>
                  <w:p w14:paraId="72828D13" w14:textId="77777777" w:rsidR="005F60F8" w:rsidDel="00CB49BF" w:rsidRDefault="005F60F8">
                    <w:pPr>
                      <w:pStyle w:val="Irodalomjegyzk"/>
                      <w:rPr>
                        <w:del w:id="793" w:author="Drexler Nándor" w:date="2020-12-03T22:34:00Z"/>
                      </w:rPr>
                    </w:pPr>
                    <w:del w:id="794" w:author="Drexler Nándor" w:date="2020-12-03T22:34:00Z">
                      <w:r w:rsidDel="00CB49BF">
                        <w:delText>Microsoft, „Real-time ASP.NET with SignalR,” [Online]. Available: https://dotnet.microsoft.com/apps/aspnet/signalr. [Hozzáférés dátuma: 25 11 2020].</w:delText>
                      </w:r>
                    </w:del>
                  </w:p>
                </w:tc>
              </w:tr>
            </w:tbl>
            <w:p w14:paraId="45D95C0B" w14:textId="77777777" w:rsidR="005F60F8" w:rsidDel="00CB49BF" w:rsidRDefault="005F60F8">
              <w:pPr>
                <w:divId w:val="776872640"/>
                <w:rPr>
                  <w:del w:id="795" w:author="Drexler Nándor" w:date="2020-12-03T22:34:00Z"/>
                  <w:noProof/>
                </w:rPr>
              </w:pPr>
            </w:p>
            <w:p w14:paraId="3B04C7AD" w14:textId="0D5E7E3B" w:rsidR="008E6297" w:rsidRDefault="008E6297" w:rsidP="008E629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A848D87" w14:textId="69274A5D" w:rsidR="008E6297" w:rsidRDefault="008E6297"/>
    <w:p w14:paraId="39A022A3" w14:textId="51DBAA95" w:rsidR="004F2026" w:rsidRDefault="004F2026"/>
    <w:p w14:paraId="1C7AE6A6" w14:textId="716DD1A9" w:rsidR="004F2026" w:rsidRDefault="004F2026"/>
    <w:p w14:paraId="092C3B1B" w14:textId="79F29D21" w:rsidR="004F2026" w:rsidRDefault="004F2026"/>
    <w:p w14:paraId="787848B2" w14:textId="0AF7A83F" w:rsidR="009B2EED" w:rsidRDefault="009B2EED"/>
    <w:p w14:paraId="1FDF7C1D" w14:textId="77777777" w:rsidR="009B2EED" w:rsidRPr="009B2EED" w:rsidRDefault="009B2EED" w:rsidP="009B2EED"/>
    <w:sectPr w:rsidR="009B2EED" w:rsidRPr="009B2EED" w:rsidSect="00EB5E59">
      <w:headerReference w:type="even" r:id="rId49"/>
      <w:footerReference w:type="default" r:id="rId50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Bence Kővári" w:date="2015-10-19T10:54:00Z" w:initials="KB">
    <w:p w14:paraId="618D6E40" w14:textId="77777777" w:rsidR="00F87C1D" w:rsidRDefault="00F87C1D">
      <w:pPr>
        <w:pStyle w:val="Jegyzetszveg"/>
      </w:pPr>
      <w:r>
        <w:rPr>
          <w:rStyle w:val="Jegyzethivatkozs"/>
        </w:rPr>
        <w:annotationRef/>
      </w:r>
      <w:r>
        <w:t>saját neved</w:t>
      </w:r>
    </w:p>
  </w:comment>
  <w:comment w:id="6" w:author="Bence Kővári" w:date="2015-10-19T10:54:00Z" w:initials="KB">
    <w:p w14:paraId="5F6EDECA" w14:textId="77777777" w:rsidR="00F87C1D" w:rsidRDefault="00F87C1D">
      <w:pPr>
        <w:pStyle w:val="Jegyzetszveg"/>
      </w:pPr>
      <w:r>
        <w:rPr>
          <w:rStyle w:val="Jegyzethivatkozs"/>
        </w:rPr>
        <w:annotationRef/>
      </w:r>
      <w:r>
        <w:t>konzulens(</w:t>
      </w:r>
      <w:proofErr w:type="spellStart"/>
      <w:r>
        <w:t>ek</w:t>
      </w:r>
      <w:proofErr w:type="spellEnd"/>
      <w:r>
        <w:t>) nevei</w:t>
      </w:r>
    </w:p>
  </w:comment>
  <w:comment w:id="8" w:author="Ekler Péter" w:date="2020-12-02T23:49:00Z" w:initials="EP">
    <w:p w14:paraId="5933DB7F" w14:textId="22231B89" w:rsidR="00674C62" w:rsidRDefault="00674C62">
      <w:pPr>
        <w:pStyle w:val="Jegyzetszveg"/>
      </w:pPr>
      <w:r>
        <w:rPr>
          <w:rStyle w:val="Jegyzethivatkozs"/>
        </w:rPr>
        <w:annotationRef/>
      </w:r>
      <w:r>
        <w:t>Végén majd ne felejtsd frissíteni az oldalszámokat.</w:t>
      </w:r>
    </w:p>
  </w:comment>
  <w:comment w:id="380" w:author="Bence Kővári" w:date="2015-10-19T10:52:00Z" w:initials="KB">
    <w:p w14:paraId="04C6AF9D" w14:textId="77777777" w:rsidR="00F87C1D" w:rsidRDefault="00F87C1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381" w:author="Bence Kővári" w:date="2015-10-19T10:53:00Z" w:initials="KB">
    <w:p w14:paraId="554BD47A" w14:textId="77777777" w:rsidR="00F87C1D" w:rsidRDefault="00F87C1D">
      <w:pPr>
        <w:pStyle w:val="Jegyzetszveg"/>
      </w:pPr>
      <w:r>
        <w:rPr>
          <w:rStyle w:val="Jegyzethivatkozs"/>
        </w:rPr>
        <w:annotationRef/>
      </w:r>
      <w:r>
        <w:t>Saját neved</w:t>
      </w:r>
    </w:p>
  </w:comment>
  <w:comment w:id="384" w:author="Bence Kővári" w:date="2015-10-19T11:17:00Z" w:initials="KB">
    <w:p w14:paraId="653508F6" w14:textId="1AEA834C" w:rsidR="00F87C1D" w:rsidRDefault="00F87C1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  <w:comment w:id="485" w:author="Ekler Péter" w:date="2020-12-02T23:50:00Z" w:initials="EP">
    <w:p w14:paraId="3682ACC9" w14:textId="2B30CE9B" w:rsidR="002717F1" w:rsidRDefault="002717F1">
      <w:pPr>
        <w:pStyle w:val="Jegyzetszveg"/>
      </w:pPr>
      <w:r>
        <w:rPr>
          <w:rStyle w:val="Jegyzethivatkozs"/>
        </w:rPr>
        <w:annotationRef/>
      </w:r>
      <w:r>
        <w:rPr>
          <w:rFonts w:ascii="Calibri" w:hAnsi="Calibri" w:cs="Calibri"/>
          <w:sz w:val="22"/>
          <w:szCs w:val="22"/>
        </w:rPr>
        <w:t>Fejezetek és alfejezetek közt ne legyen üres rész. Egy-két mondat legalább legyen ilyenkor, hogy miről fognak szólni a következő alfejezetek.</w:t>
      </w:r>
    </w:p>
  </w:comment>
  <w:comment w:id="531" w:author="Ekler Péter" w:date="2020-12-02T23:51:00Z" w:initials="EP">
    <w:p w14:paraId="5218499E" w14:textId="1765E59D" w:rsidR="00245B8C" w:rsidRDefault="00245B8C">
      <w:pPr>
        <w:pStyle w:val="Jegyzetszveg"/>
      </w:pPr>
      <w:r>
        <w:rPr>
          <w:rStyle w:val="Jegyzethivatkozs"/>
        </w:rPr>
        <w:annotationRef/>
      </w:r>
      <w:r>
        <w:t>Jó fejezet, szép munka!</w:t>
      </w:r>
    </w:p>
  </w:comment>
  <w:comment w:id="543" w:author="Ekler Péter" w:date="2020-12-02T23:52:00Z" w:initials="EP">
    <w:p w14:paraId="3B2664FE" w14:textId="65F28155" w:rsidR="00245B8C" w:rsidRDefault="00245B8C">
      <w:pPr>
        <w:pStyle w:val="Jegyzetszveg"/>
      </w:pPr>
      <w:r>
        <w:rPr>
          <w:rStyle w:val="Jegyzethivatkozs"/>
        </w:rPr>
        <w:annotationRef/>
      </w:r>
      <w:r>
        <w:t>Szintén nagyon korrekt fejezet, jók az ábrák!</w:t>
      </w:r>
    </w:p>
  </w:comment>
  <w:comment w:id="549" w:author="Ekler Péter" w:date="2020-12-02T23:52:00Z" w:initials="EP">
    <w:p w14:paraId="23587525" w14:textId="14C7C854" w:rsidR="00245B8C" w:rsidRDefault="00245B8C">
      <w:pPr>
        <w:pStyle w:val="Jegyzetszveg"/>
      </w:pPr>
      <w:r>
        <w:rPr>
          <w:rStyle w:val="Jegyzethivatkozs"/>
        </w:rPr>
        <w:annotationRef/>
      </w:r>
      <w:r>
        <w:t>Szuper!</w:t>
      </w:r>
    </w:p>
  </w:comment>
  <w:comment w:id="570" w:author="Ekler Péter" w:date="2020-12-02T23:53:00Z" w:initials="EP">
    <w:p w14:paraId="31880518" w14:textId="4C704578" w:rsidR="001D2BBA" w:rsidRDefault="001D2BBA">
      <w:pPr>
        <w:pStyle w:val="Jegyzetszveg"/>
      </w:pPr>
      <w:r>
        <w:rPr>
          <w:rStyle w:val="Jegyzethivatkozs"/>
        </w:rPr>
        <w:annotationRef/>
      </w:r>
      <w:r>
        <w:t>Szép munka, gratulálok!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18D6E40" w15:done="1"/>
  <w15:commentEx w15:paraId="5F6EDECA" w15:done="1"/>
  <w15:commentEx w15:paraId="5933DB7F" w15:done="0"/>
  <w15:commentEx w15:paraId="04C6AF9D" w15:done="1"/>
  <w15:commentEx w15:paraId="554BD47A" w15:done="1"/>
  <w15:commentEx w15:paraId="653508F6" w15:done="1"/>
  <w15:commentEx w15:paraId="3682ACC9" w15:done="0"/>
  <w15:commentEx w15:paraId="5218499E" w15:done="0"/>
  <w15:commentEx w15:paraId="3B2664FE" w15:done="0"/>
  <w15:commentEx w15:paraId="23587525" w15:done="0"/>
  <w15:commentEx w15:paraId="3188051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2A670" w16cex:dateUtc="2020-12-02T22:49:00Z"/>
  <w16cex:commentExtensible w16cex:durableId="2372A6DA" w16cex:dateUtc="2020-12-02T22:50:00Z"/>
  <w16cex:commentExtensible w16cex:durableId="2372A71D" w16cex:dateUtc="2020-12-02T22:51:00Z"/>
  <w16cex:commentExtensible w16cex:durableId="2372A72D" w16cex:dateUtc="2020-12-02T22:52:00Z"/>
  <w16cex:commentExtensible w16cex:durableId="2372A73B" w16cex:dateUtc="2020-12-02T22:52:00Z"/>
  <w16cex:commentExtensible w16cex:durableId="2372A75D" w16cex:dateUtc="2020-12-02T22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18D6E40" w16cid:durableId="212291F4"/>
  <w16cid:commentId w16cid:paraId="5F6EDECA" w16cid:durableId="212291F6"/>
  <w16cid:commentId w16cid:paraId="5933DB7F" w16cid:durableId="2372A670"/>
  <w16cid:commentId w16cid:paraId="04C6AF9D" w16cid:durableId="212291FA"/>
  <w16cid:commentId w16cid:paraId="554BD47A" w16cid:durableId="212291FB"/>
  <w16cid:commentId w16cid:paraId="653508F6" w16cid:durableId="212291FF"/>
  <w16cid:commentId w16cid:paraId="3682ACC9" w16cid:durableId="2372A6DA"/>
  <w16cid:commentId w16cid:paraId="5218499E" w16cid:durableId="2372A71D"/>
  <w16cid:commentId w16cid:paraId="3B2664FE" w16cid:durableId="2372A72D"/>
  <w16cid:commentId w16cid:paraId="23587525" w16cid:durableId="2372A73B"/>
  <w16cid:commentId w16cid:paraId="31880518" w16cid:durableId="2372A75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A145FB" w14:textId="77777777" w:rsidR="00964975" w:rsidRDefault="00964975">
      <w:r>
        <w:separator/>
      </w:r>
    </w:p>
  </w:endnote>
  <w:endnote w:type="continuationSeparator" w:id="0">
    <w:p w14:paraId="3EF30507" w14:textId="77777777" w:rsidR="00964975" w:rsidRDefault="00964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76ACE6" w14:textId="77777777" w:rsidR="00F87C1D" w:rsidRDefault="00F87C1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A7C728" w14:textId="77777777" w:rsidR="00F87C1D" w:rsidRDefault="00F87C1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172549" w14:textId="77777777" w:rsidR="00964975" w:rsidRDefault="00964975">
      <w:r>
        <w:separator/>
      </w:r>
    </w:p>
  </w:footnote>
  <w:footnote w:type="continuationSeparator" w:id="0">
    <w:p w14:paraId="0C88DD7F" w14:textId="77777777" w:rsidR="00964975" w:rsidRDefault="009649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F6DC4B" w14:textId="77777777" w:rsidR="00F87C1D" w:rsidRDefault="00F87C1D"/>
  <w:p w14:paraId="2C6DFBBE" w14:textId="77777777" w:rsidR="00F87C1D" w:rsidRDefault="00F87C1D"/>
  <w:p w14:paraId="125F8157" w14:textId="77777777" w:rsidR="00F87C1D" w:rsidRDefault="00F87C1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A5806FC"/>
    <w:multiLevelType w:val="hybridMultilevel"/>
    <w:tmpl w:val="726E6F8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F119ED"/>
    <w:multiLevelType w:val="hybridMultilevel"/>
    <w:tmpl w:val="8ACA0834"/>
    <w:lvl w:ilvl="0" w:tplc="5FFCD6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5AE6BDC"/>
    <w:multiLevelType w:val="hybridMultilevel"/>
    <w:tmpl w:val="49860E6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5EE0508"/>
    <w:multiLevelType w:val="multilevel"/>
    <w:tmpl w:val="418E4214"/>
    <w:numStyleLink w:val="tmutatszmozottlista"/>
  </w:abstractNum>
  <w:abstractNum w:abstractNumId="17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DCF47C5"/>
    <w:multiLevelType w:val="hybridMultilevel"/>
    <w:tmpl w:val="43CC6C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F363A6"/>
    <w:multiLevelType w:val="hybridMultilevel"/>
    <w:tmpl w:val="6BC4DD1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20E6563"/>
    <w:multiLevelType w:val="hybridMultilevel"/>
    <w:tmpl w:val="A254F07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99C3B84"/>
    <w:multiLevelType w:val="multilevel"/>
    <w:tmpl w:val="ACA6F5F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FB516F9"/>
    <w:multiLevelType w:val="hybridMultilevel"/>
    <w:tmpl w:val="E5B4C07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1"/>
  </w:num>
  <w:num w:numId="3">
    <w:abstractNumId w:val="17"/>
  </w:num>
  <w:num w:numId="4">
    <w:abstractNumId w:val="25"/>
  </w:num>
  <w:num w:numId="5">
    <w:abstractNumId w:val="26"/>
  </w:num>
  <w:num w:numId="6">
    <w:abstractNumId w:val="27"/>
  </w:num>
  <w:num w:numId="7">
    <w:abstractNumId w:val="22"/>
  </w:num>
  <w:num w:numId="8">
    <w:abstractNumId w:val="16"/>
  </w:num>
  <w:num w:numId="9">
    <w:abstractNumId w:val="23"/>
  </w:num>
  <w:num w:numId="10">
    <w:abstractNumId w:val="32"/>
  </w:num>
  <w:num w:numId="11">
    <w:abstractNumId w:val="24"/>
  </w:num>
  <w:num w:numId="12">
    <w:abstractNumId w:val="29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1"/>
  </w:num>
  <w:num w:numId="24">
    <w:abstractNumId w:val="21"/>
  </w:num>
  <w:num w:numId="25">
    <w:abstractNumId w:val="12"/>
  </w:num>
  <w:num w:numId="26">
    <w:abstractNumId w:val="20"/>
  </w:num>
  <w:num w:numId="27">
    <w:abstractNumId w:val="28"/>
  </w:num>
  <w:num w:numId="28">
    <w:abstractNumId w:val="18"/>
  </w:num>
  <w:num w:numId="29">
    <w:abstractNumId w:val="14"/>
  </w:num>
  <w:num w:numId="30">
    <w:abstractNumId w:val="13"/>
  </w:num>
  <w:num w:numId="31">
    <w:abstractNumId w:val="19"/>
  </w:num>
  <w:num w:numId="32">
    <w:abstractNumId w:val="33"/>
  </w:num>
  <w:num w:numId="33">
    <w:abstractNumId w:val="30"/>
  </w:num>
  <w:num w:numId="34">
    <w:abstractNumId w:val="15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rexler Nándor">
    <w15:presenceInfo w15:providerId="None" w15:userId="Drexler Nándor"/>
  </w15:person>
  <w15:person w15:author="Bence Kővári">
    <w15:presenceInfo w15:providerId="Windows Live" w15:userId="5be86d7ee7dc6027"/>
  </w15:person>
  <w15:person w15:author="Ekler Péter">
    <w15:presenceInfo w15:providerId="None" w15:userId="Ekler Pét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27AC"/>
    <w:rsid w:val="000062F4"/>
    <w:rsid w:val="000106C3"/>
    <w:rsid w:val="0001192F"/>
    <w:rsid w:val="000129AC"/>
    <w:rsid w:val="00012E7B"/>
    <w:rsid w:val="00021D52"/>
    <w:rsid w:val="00022559"/>
    <w:rsid w:val="00022B36"/>
    <w:rsid w:val="00023F9B"/>
    <w:rsid w:val="00026F76"/>
    <w:rsid w:val="00030B72"/>
    <w:rsid w:val="00031849"/>
    <w:rsid w:val="000330E3"/>
    <w:rsid w:val="0003623B"/>
    <w:rsid w:val="00041D51"/>
    <w:rsid w:val="00042EBC"/>
    <w:rsid w:val="00042EBF"/>
    <w:rsid w:val="00042FF2"/>
    <w:rsid w:val="00045B54"/>
    <w:rsid w:val="000463F6"/>
    <w:rsid w:val="00047CFF"/>
    <w:rsid w:val="0005076D"/>
    <w:rsid w:val="0005280A"/>
    <w:rsid w:val="00052EEF"/>
    <w:rsid w:val="00053A5A"/>
    <w:rsid w:val="00057643"/>
    <w:rsid w:val="00057867"/>
    <w:rsid w:val="00057E8A"/>
    <w:rsid w:val="00060FF2"/>
    <w:rsid w:val="00061FDE"/>
    <w:rsid w:val="00063EC4"/>
    <w:rsid w:val="00065FB9"/>
    <w:rsid w:val="00076A9F"/>
    <w:rsid w:val="00077174"/>
    <w:rsid w:val="00080321"/>
    <w:rsid w:val="00081B9A"/>
    <w:rsid w:val="00081CFB"/>
    <w:rsid w:val="0008219C"/>
    <w:rsid w:val="00082C4F"/>
    <w:rsid w:val="0008456B"/>
    <w:rsid w:val="0008536A"/>
    <w:rsid w:val="000870A0"/>
    <w:rsid w:val="00087EA1"/>
    <w:rsid w:val="0009271C"/>
    <w:rsid w:val="00094677"/>
    <w:rsid w:val="0009635C"/>
    <w:rsid w:val="00096C53"/>
    <w:rsid w:val="00097830"/>
    <w:rsid w:val="000A001C"/>
    <w:rsid w:val="000A05E9"/>
    <w:rsid w:val="000A1377"/>
    <w:rsid w:val="000A3B32"/>
    <w:rsid w:val="000A5425"/>
    <w:rsid w:val="000A59F4"/>
    <w:rsid w:val="000A5DED"/>
    <w:rsid w:val="000A7483"/>
    <w:rsid w:val="000B1B1F"/>
    <w:rsid w:val="000B2551"/>
    <w:rsid w:val="000B2FE1"/>
    <w:rsid w:val="000B4231"/>
    <w:rsid w:val="000B534A"/>
    <w:rsid w:val="000B53E0"/>
    <w:rsid w:val="000B720C"/>
    <w:rsid w:val="000B7AC4"/>
    <w:rsid w:val="000B7D0D"/>
    <w:rsid w:val="000B7FD3"/>
    <w:rsid w:val="000C1375"/>
    <w:rsid w:val="000C2C16"/>
    <w:rsid w:val="000C3551"/>
    <w:rsid w:val="000C35AA"/>
    <w:rsid w:val="000D0143"/>
    <w:rsid w:val="000D0AB4"/>
    <w:rsid w:val="000D1AAF"/>
    <w:rsid w:val="000D276B"/>
    <w:rsid w:val="000D4127"/>
    <w:rsid w:val="000D5BE8"/>
    <w:rsid w:val="000E1386"/>
    <w:rsid w:val="000E298E"/>
    <w:rsid w:val="000E692A"/>
    <w:rsid w:val="000E6A80"/>
    <w:rsid w:val="000E6EEA"/>
    <w:rsid w:val="000F23E5"/>
    <w:rsid w:val="000F3EA7"/>
    <w:rsid w:val="000F4B02"/>
    <w:rsid w:val="000F4BAD"/>
    <w:rsid w:val="000F71B7"/>
    <w:rsid w:val="000F72DE"/>
    <w:rsid w:val="00101159"/>
    <w:rsid w:val="00101C29"/>
    <w:rsid w:val="00101C41"/>
    <w:rsid w:val="0010441C"/>
    <w:rsid w:val="00105D53"/>
    <w:rsid w:val="00106F71"/>
    <w:rsid w:val="001075FF"/>
    <w:rsid w:val="0011015E"/>
    <w:rsid w:val="001121C1"/>
    <w:rsid w:val="00112732"/>
    <w:rsid w:val="00121465"/>
    <w:rsid w:val="0012161F"/>
    <w:rsid w:val="00121AFA"/>
    <w:rsid w:val="00122AA4"/>
    <w:rsid w:val="00122C6C"/>
    <w:rsid w:val="00124E0F"/>
    <w:rsid w:val="00125996"/>
    <w:rsid w:val="00127144"/>
    <w:rsid w:val="00127209"/>
    <w:rsid w:val="00131D61"/>
    <w:rsid w:val="001352A6"/>
    <w:rsid w:val="00137294"/>
    <w:rsid w:val="00137494"/>
    <w:rsid w:val="0013754C"/>
    <w:rsid w:val="00141105"/>
    <w:rsid w:val="00141B4C"/>
    <w:rsid w:val="00141F2B"/>
    <w:rsid w:val="00142C69"/>
    <w:rsid w:val="00144712"/>
    <w:rsid w:val="00146ED4"/>
    <w:rsid w:val="0014759A"/>
    <w:rsid w:val="001479A1"/>
    <w:rsid w:val="001516F8"/>
    <w:rsid w:val="00151F97"/>
    <w:rsid w:val="001522F2"/>
    <w:rsid w:val="00152CE5"/>
    <w:rsid w:val="00153544"/>
    <w:rsid w:val="001537AC"/>
    <w:rsid w:val="00153800"/>
    <w:rsid w:val="00155753"/>
    <w:rsid w:val="00155DBA"/>
    <w:rsid w:val="00155DCD"/>
    <w:rsid w:val="00160CD0"/>
    <w:rsid w:val="001619BD"/>
    <w:rsid w:val="00163092"/>
    <w:rsid w:val="00163E78"/>
    <w:rsid w:val="001642E2"/>
    <w:rsid w:val="00166100"/>
    <w:rsid w:val="00166130"/>
    <w:rsid w:val="00167316"/>
    <w:rsid w:val="0017007D"/>
    <w:rsid w:val="00171054"/>
    <w:rsid w:val="001711BC"/>
    <w:rsid w:val="001801C8"/>
    <w:rsid w:val="001845C5"/>
    <w:rsid w:val="00184FDA"/>
    <w:rsid w:val="00185552"/>
    <w:rsid w:val="00186ADE"/>
    <w:rsid w:val="001910F6"/>
    <w:rsid w:val="00191B90"/>
    <w:rsid w:val="001936AB"/>
    <w:rsid w:val="001A0125"/>
    <w:rsid w:val="001A086C"/>
    <w:rsid w:val="001A46B5"/>
    <w:rsid w:val="001A57BC"/>
    <w:rsid w:val="001A5FC8"/>
    <w:rsid w:val="001A7371"/>
    <w:rsid w:val="001A751F"/>
    <w:rsid w:val="001B1C60"/>
    <w:rsid w:val="001B2D77"/>
    <w:rsid w:val="001B320F"/>
    <w:rsid w:val="001B3C07"/>
    <w:rsid w:val="001B433B"/>
    <w:rsid w:val="001B501E"/>
    <w:rsid w:val="001B61AB"/>
    <w:rsid w:val="001B686B"/>
    <w:rsid w:val="001B75B9"/>
    <w:rsid w:val="001B75C0"/>
    <w:rsid w:val="001C331E"/>
    <w:rsid w:val="001C44F0"/>
    <w:rsid w:val="001C4AB1"/>
    <w:rsid w:val="001C543E"/>
    <w:rsid w:val="001C7465"/>
    <w:rsid w:val="001D1476"/>
    <w:rsid w:val="001D17C6"/>
    <w:rsid w:val="001D2BBA"/>
    <w:rsid w:val="001D534E"/>
    <w:rsid w:val="001E06EE"/>
    <w:rsid w:val="001E59CB"/>
    <w:rsid w:val="001E7444"/>
    <w:rsid w:val="001F493F"/>
    <w:rsid w:val="001F4E82"/>
    <w:rsid w:val="001F4F26"/>
    <w:rsid w:val="001F6622"/>
    <w:rsid w:val="0020043D"/>
    <w:rsid w:val="002020A0"/>
    <w:rsid w:val="00203E00"/>
    <w:rsid w:val="0020434B"/>
    <w:rsid w:val="00204F26"/>
    <w:rsid w:val="00205E4D"/>
    <w:rsid w:val="002102C3"/>
    <w:rsid w:val="00211C62"/>
    <w:rsid w:val="00213B44"/>
    <w:rsid w:val="002145AB"/>
    <w:rsid w:val="002224FB"/>
    <w:rsid w:val="002229AD"/>
    <w:rsid w:val="00225F65"/>
    <w:rsid w:val="00227347"/>
    <w:rsid w:val="0023242D"/>
    <w:rsid w:val="00232876"/>
    <w:rsid w:val="00233A80"/>
    <w:rsid w:val="002365F2"/>
    <w:rsid w:val="002376DC"/>
    <w:rsid w:val="00240BD9"/>
    <w:rsid w:val="0024226F"/>
    <w:rsid w:val="00245B18"/>
    <w:rsid w:val="00245B8C"/>
    <w:rsid w:val="002507C4"/>
    <w:rsid w:val="002511DA"/>
    <w:rsid w:val="00251E18"/>
    <w:rsid w:val="002529F7"/>
    <w:rsid w:val="002541CE"/>
    <w:rsid w:val="00255F71"/>
    <w:rsid w:val="00256F86"/>
    <w:rsid w:val="00264B46"/>
    <w:rsid w:val="0026509C"/>
    <w:rsid w:val="002653D3"/>
    <w:rsid w:val="002661D1"/>
    <w:rsid w:val="00267677"/>
    <w:rsid w:val="002717F1"/>
    <w:rsid w:val="0027269A"/>
    <w:rsid w:val="00272A2F"/>
    <w:rsid w:val="0027393E"/>
    <w:rsid w:val="00273BF5"/>
    <w:rsid w:val="00274DB6"/>
    <w:rsid w:val="00276BD4"/>
    <w:rsid w:val="002841F9"/>
    <w:rsid w:val="002865F4"/>
    <w:rsid w:val="0028756B"/>
    <w:rsid w:val="0028781A"/>
    <w:rsid w:val="002901AA"/>
    <w:rsid w:val="00290569"/>
    <w:rsid w:val="0029073C"/>
    <w:rsid w:val="00293679"/>
    <w:rsid w:val="00293B93"/>
    <w:rsid w:val="002947E4"/>
    <w:rsid w:val="00295244"/>
    <w:rsid w:val="002953D0"/>
    <w:rsid w:val="002954C3"/>
    <w:rsid w:val="00297898"/>
    <w:rsid w:val="002A0EA1"/>
    <w:rsid w:val="002A44BF"/>
    <w:rsid w:val="002A62BC"/>
    <w:rsid w:val="002B0D51"/>
    <w:rsid w:val="002B3A35"/>
    <w:rsid w:val="002B5A35"/>
    <w:rsid w:val="002B5F18"/>
    <w:rsid w:val="002B68CE"/>
    <w:rsid w:val="002B6CA0"/>
    <w:rsid w:val="002C13D9"/>
    <w:rsid w:val="002D0621"/>
    <w:rsid w:val="002D1E3A"/>
    <w:rsid w:val="002D245E"/>
    <w:rsid w:val="002D2C06"/>
    <w:rsid w:val="002D3031"/>
    <w:rsid w:val="002D61CC"/>
    <w:rsid w:val="002D6307"/>
    <w:rsid w:val="002D6BCD"/>
    <w:rsid w:val="002D7DA9"/>
    <w:rsid w:val="002E0651"/>
    <w:rsid w:val="002E1D2A"/>
    <w:rsid w:val="002E669D"/>
    <w:rsid w:val="002E79B6"/>
    <w:rsid w:val="002E7BC2"/>
    <w:rsid w:val="002F1C89"/>
    <w:rsid w:val="002F2119"/>
    <w:rsid w:val="002F2AB1"/>
    <w:rsid w:val="002F3A91"/>
    <w:rsid w:val="002F45E4"/>
    <w:rsid w:val="002F59FB"/>
    <w:rsid w:val="00302BB3"/>
    <w:rsid w:val="00302D04"/>
    <w:rsid w:val="003039D3"/>
    <w:rsid w:val="00305A45"/>
    <w:rsid w:val="00305E08"/>
    <w:rsid w:val="00313013"/>
    <w:rsid w:val="00313262"/>
    <w:rsid w:val="00313FC5"/>
    <w:rsid w:val="003164E8"/>
    <w:rsid w:val="00316FEB"/>
    <w:rsid w:val="00330408"/>
    <w:rsid w:val="00330A2F"/>
    <w:rsid w:val="00331350"/>
    <w:rsid w:val="0033148E"/>
    <w:rsid w:val="0033263E"/>
    <w:rsid w:val="00340EE8"/>
    <w:rsid w:val="00341D45"/>
    <w:rsid w:val="00345546"/>
    <w:rsid w:val="00350530"/>
    <w:rsid w:val="00350AEC"/>
    <w:rsid w:val="00350C5B"/>
    <w:rsid w:val="003519B1"/>
    <w:rsid w:val="003525FC"/>
    <w:rsid w:val="00360A01"/>
    <w:rsid w:val="003618B0"/>
    <w:rsid w:val="00370C07"/>
    <w:rsid w:val="00371BD6"/>
    <w:rsid w:val="00372263"/>
    <w:rsid w:val="00372ED3"/>
    <w:rsid w:val="0037381F"/>
    <w:rsid w:val="00374742"/>
    <w:rsid w:val="00375C0F"/>
    <w:rsid w:val="003766A0"/>
    <w:rsid w:val="003777A0"/>
    <w:rsid w:val="00377D08"/>
    <w:rsid w:val="00380F50"/>
    <w:rsid w:val="00381769"/>
    <w:rsid w:val="003843FC"/>
    <w:rsid w:val="00392EC3"/>
    <w:rsid w:val="00395BF6"/>
    <w:rsid w:val="003A491D"/>
    <w:rsid w:val="003A4CDB"/>
    <w:rsid w:val="003A4EDD"/>
    <w:rsid w:val="003A5B78"/>
    <w:rsid w:val="003B0D71"/>
    <w:rsid w:val="003B15E1"/>
    <w:rsid w:val="003B416F"/>
    <w:rsid w:val="003B5CA8"/>
    <w:rsid w:val="003B66FA"/>
    <w:rsid w:val="003B6946"/>
    <w:rsid w:val="003B712C"/>
    <w:rsid w:val="003B77D0"/>
    <w:rsid w:val="003B7BDE"/>
    <w:rsid w:val="003C070B"/>
    <w:rsid w:val="003C0A2B"/>
    <w:rsid w:val="003C1D0C"/>
    <w:rsid w:val="003C4C0E"/>
    <w:rsid w:val="003C742F"/>
    <w:rsid w:val="003D0C33"/>
    <w:rsid w:val="003D3D5A"/>
    <w:rsid w:val="003D67A8"/>
    <w:rsid w:val="003D6998"/>
    <w:rsid w:val="003E0EA5"/>
    <w:rsid w:val="003E11F7"/>
    <w:rsid w:val="003E1723"/>
    <w:rsid w:val="003E2ECB"/>
    <w:rsid w:val="003E3281"/>
    <w:rsid w:val="003E3386"/>
    <w:rsid w:val="003E3F71"/>
    <w:rsid w:val="003E4724"/>
    <w:rsid w:val="003E70B1"/>
    <w:rsid w:val="003E76AF"/>
    <w:rsid w:val="003E7D7F"/>
    <w:rsid w:val="003E7FEB"/>
    <w:rsid w:val="003F5425"/>
    <w:rsid w:val="003F5ADC"/>
    <w:rsid w:val="003F7FB0"/>
    <w:rsid w:val="0040234D"/>
    <w:rsid w:val="00402B6F"/>
    <w:rsid w:val="004032DF"/>
    <w:rsid w:val="0040565C"/>
    <w:rsid w:val="00407189"/>
    <w:rsid w:val="00410924"/>
    <w:rsid w:val="00411065"/>
    <w:rsid w:val="00412A69"/>
    <w:rsid w:val="00412B8C"/>
    <w:rsid w:val="00414766"/>
    <w:rsid w:val="00421323"/>
    <w:rsid w:val="00422123"/>
    <w:rsid w:val="00422F21"/>
    <w:rsid w:val="00424A2D"/>
    <w:rsid w:val="00430561"/>
    <w:rsid w:val="00433031"/>
    <w:rsid w:val="00434196"/>
    <w:rsid w:val="00435149"/>
    <w:rsid w:val="00437A28"/>
    <w:rsid w:val="0044143E"/>
    <w:rsid w:val="00443347"/>
    <w:rsid w:val="00443965"/>
    <w:rsid w:val="00445099"/>
    <w:rsid w:val="004525D9"/>
    <w:rsid w:val="00454143"/>
    <w:rsid w:val="00460462"/>
    <w:rsid w:val="00460732"/>
    <w:rsid w:val="004617DE"/>
    <w:rsid w:val="00463741"/>
    <w:rsid w:val="00463BC0"/>
    <w:rsid w:val="00463D9A"/>
    <w:rsid w:val="004645F6"/>
    <w:rsid w:val="00467381"/>
    <w:rsid w:val="00472088"/>
    <w:rsid w:val="00476CA6"/>
    <w:rsid w:val="004812CB"/>
    <w:rsid w:val="00481DCF"/>
    <w:rsid w:val="00481E0C"/>
    <w:rsid w:val="004823F7"/>
    <w:rsid w:val="0048395A"/>
    <w:rsid w:val="00483CD6"/>
    <w:rsid w:val="004851C7"/>
    <w:rsid w:val="00485AF8"/>
    <w:rsid w:val="00485F1C"/>
    <w:rsid w:val="00491D1C"/>
    <w:rsid w:val="00493026"/>
    <w:rsid w:val="004958E7"/>
    <w:rsid w:val="004966E0"/>
    <w:rsid w:val="00497AE9"/>
    <w:rsid w:val="004A1CE3"/>
    <w:rsid w:val="004A31A0"/>
    <w:rsid w:val="004A6253"/>
    <w:rsid w:val="004A6521"/>
    <w:rsid w:val="004A7777"/>
    <w:rsid w:val="004B06F5"/>
    <w:rsid w:val="004B1D99"/>
    <w:rsid w:val="004B1E61"/>
    <w:rsid w:val="004B4296"/>
    <w:rsid w:val="004B62B1"/>
    <w:rsid w:val="004B6C30"/>
    <w:rsid w:val="004B6EAE"/>
    <w:rsid w:val="004B75D1"/>
    <w:rsid w:val="004C4F59"/>
    <w:rsid w:val="004C68EC"/>
    <w:rsid w:val="004C72E0"/>
    <w:rsid w:val="004C7462"/>
    <w:rsid w:val="004D0A34"/>
    <w:rsid w:val="004D1C68"/>
    <w:rsid w:val="004D2B33"/>
    <w:rsid w:val="004D438D"/>
    <w:rsid w:val="004D6759"/>
    <w:rsid w:val="004D765C"/>
    <w:rsid w:val="004E01E8"/>
    <w:rsid w:val="004E0BE0"/>
    <w:rsid w:val="004E3954"/>
    <w:rsid w:val="004E4244"/>
    <w:rsid w:val="004E6EFF"/>
    <w:rsid w:val="004E7221"/>
    <w:rsid w:val="004F0F31"/>
    <w:rsid w:val="004F1E6B"/>
    <w:rsid w:val="004F2026"/>
    <w:rsid w:val="004F2EB5"/>
    <w:rsid w:val="004F2F6B"/>
    <w:rsid w:val="004F32FE"/>
    <w:rsid w:val="004F43B4"/>
    <w:rsid w:val="004F46FF"/>
    <w:rsid w:val="004F4DBD"/>
    <w:rsid w:val="00502632"/>
    <w:rsid w:val="00502A30"/>
    <w:rsid w:val="00503F4F"/>
    <w:rsid w:val="00505891"/>
    <w:rsid w:val="00505F90"/>
    <w:rsid w:val="00506B3B"/>
    <w:rsid w:val="0051016B"/>
    <w:rsid w:val="005109E5"/>
    <w:rsid w:val="005118BD"/>
    <w:rsid w:val="00513C95"/>
    <w:rsid w:val="0051405F"/>
    <w:rsid w:val="0051443B"/>
    <w:rsid w:val="005147B6"/>
    <w:rsid w:val="00515F81"/>
    <w:rsid w:val="005205F0"/>
    <w:rsid w:val="00520B31"/>
    <w:rsid w:val="00522228"/>
    <w:rsid w:val="0052259A"/>
    <w:rsid w:val="00523A03"/>
    <w:rsid w:val="00526802"/>
    <w:rsid w:val="00526A1B"/>
    <w:rsid w:val="00527B7B"/>
    <w:rsid w:val="00530ABC"/>
    <w:rsid w:val="00531F66"/>
    <w:rsid w:val="005324FD"/>
    <w:rsid w:val="005334AD"/>
    <w:rsid w:val="0053370F"/>
    <w:rsid w:val="0053415A"/>
    <w:rsid w:val="00535869"/>
    <w:rsid w:val="0053775B"/>
    <w:rsid w:val="00540074"/>
    <w:rsid w:val="0054066C"/>
    <w:rsid w:val="005412CF"/>
    <w:rsid w:val="0054313A"/>
    <w:rsid w:val="00547E7C"/>
    <w:rsid w:val="005524FC"/>
    <w:rsid w:val="00554726"/>
    <w:rsid w:val="005614AC"/>
    <w:rsid w:val="00563BC1"/>
    <w:rsid w:val="0056445F"/>
    <w:rsid w:val="00565AD0"/>
    <w:rsid w:val="00570B05"/>
    <w:rsid w:val="00570D18"/>
    <w:rsid w:val="00570FDC"/>
    <w:rsid w:val="0057550A"/>
    <w:rsid w:val="00576495"/>
    <w:rsid w:val="00580987"/>
    <w:rsid w:val="0058179B"/>
    <w:rsid w:val="00585390"/>
    <w:rsid w:val="00585A62"/>
    <w:rsid w:val="00585ECF"/>
    <w:rsid w:val="00587C39"/>
    <w:rsid w:val="00587DEF"/>
    <w:rsid w:val="005909FB"/>
    <w:rsid w:val="00593377"/>
    <w:rsid w:val="005966DA"/>
    <w:rsid w:val="0059706D"/>
    <w:rsid w:val="00597343"/>
    <w:rsid w:val="005A021F"/>
    <w:rsid w:val="005A45E5"/>
    <w:rsid w:val="005A6399"/>
    <w:rsid w:val="005A678A"/>
    <w:rsid w:val="005B0313"/>
    <w:rsid w:val="005B2121"/>
    <w:rsid w:val="005B307A"/>
    <w:rsid w:val="005B4D69"/>
    <w:rsid w:val="005B5650"/>
    <w:rsid w:val="005C031B"/>
    <w:rsid w:val="005C0E43"/>
    <w:rsid w:val="005C3634"/>
    <w:rsid w:val="005C71FA"/>
    <w:rsid w:val="005D3443"/>
    <w:rsid w:val="005D4818"/>
    <w:rsid w:val="005D5301"/>
    <w:rsid w:val="005E01E0"/>
    <w:rsid w:val="005E2800"/>
    <w:rsid w:val="005E5A42"/>
    <w:rsid w:val="005E6330"/>
    <w:rsid w:val="005E7702"/>
    <w:rsid w:val="005E7B4C"/>
    <w:rsid w:val="005F058C"/>
    <w:rsid w:val="005F06BF"/>
    <w:rsid w:val="005F43EE"/>
    <w:rsid w:val="005F5B3E"/>
    <w:rsid w:val="005F60F8"/>
    <w:rsid w:val="005F6526"/>
    <w:rsid w:val="005F7F64"/>
    <w:rsid w:val="00600E06"/>
    <w:rsid w:val="006034C7"/>
    <w:rsid w:val="00603EBF"/>
    <w:rsid w:val="006045BA"/>
    <w:rsid w:val="00604E16"/>
    <w:rsid w:val="0061306C"/>
    <w:rsid w:val="006154F9"/>
    <w:rsid w:val="0061657C"/>
    <w:rsid w:val="00617C98"/>
    <w:rsid w:val="006203BE"/>
    <w:rsid w:val="00620936"/>
    <w:rsid w:val="00620D59"/>
    <w:rsid w:val="0062185B"/>
    <w:rsid w:val="006242D7"/>
    <w:rsid w:val="00624B0D"/>
    <w:rsid w:val="00625EE7"/>
    <w:rsid w:val="00630A92"/>
    <w:rsid w:val="00632AA2"/>
    <w:rsid w:val="0063568B"/>
    <w:rsid w:val="006357A5"/>
    <w:rsid w:val="0063585C"/>
    <w:rsid w:val="00635DC6"/>
    <w:rsid w:val="00636E94"/>
    <w:rsid w:val="00641018"/>
    <w:rsid w:val="00641636"/>
    <w:rsid w:val="00643768"/>
    <w:rsid w:val="006440EC"/>
    <w:rsid w:val="0064523C"/>
    <w:rsid w:val="006459E6"/>
    <w:rsid w:val="00646984"/>
    <w:rsid w:val="00646C88"/>
    <w:rsid w:val="006509B5"/>
    <w:rsid w:val="00650C7C"/>
    <w:rsid w:val="0065243F"/>
    <w:rsid w:val="00654776"/>
    <w:rsid w:val="00656349"/>
    <w:rsid w:val="00656A14"/>
    <w:rsid w:val="00661F3F"/>
    <w:rsid w:val="00662762"/>
    <w:rsid w:val="00663451"/>
    <w:rsid w:val="00666F2B"/>
    <w:rsid w:val="006675CB"/>
    <w:rsid w:val="0067068B"/>
    <w:rsid w:val="00672904"/>
    <w:rsid w:val="006739EE"/>
    <w:rsid w:val="00673ED1"/>
    <w:rsid w:val="00674C62"/>
    <w:rsid w:val="00675281"/>
    <w:rsid w:val="00675939"/>
    <w:rsid w:val="00675AEB"/>
    <w:rsid w:val="00676EB9"/>
    <w:rsid w:val="00681E99"/>
    <w:rsid w:val="00682DF0"/>
    <w:rsid w:val="00690097"/>
    <w:rsid w:val="006904AC"/>
    <w:rsid w:val="00690B7F"/>
    <w:rsid w:val="00690CAA"/>
    <w:rsid w:val="00690CBE"/>
    <w:rsid w:val="00690D64"/>
    <w:rsid w:val="00692605"/>
    <w:rsid w:val="00692C08"/>
    <w:rsid w:val="006932D7"/>
    <w:rsid w:val="0069498A"/>
    <w:rsid w:val="006967E1"/>
    <w:rsid w:val="006A109C"/>
    <w:rsid w:val="006A1B7F"/>
    <w:rsid w:val="006A1D9D"/>
    <w:rsid w:val="006A1DED"/>
    <w:rsid w:val="006A791B"/>
    <w:rsid w:val="006A7AA0"/>
    <w:rsid w:val="006B281C"/>
    <w:rsid w:val="006B49D9"/>
    <w:rsid w:val="006B4DE1"/>
    <w:rsid w:val="006B7074"/>
    <w:rsid w:val="006B7F26"/>
    <w:rsid w:val="006C1CB8"/>
    <w:rsid w:val="006C506A"/>
    <w:rsid w:val="006C52D8"/>
    <w:rsid w:val="006C6D29"/>
    <w:rsid w:val="006D0ED3"/>
    <w:rsid w:val="006D28BF"/>
    <w:rsid w:val="006D30CC"/>
    <w:rsid w:val="006D338C"/>
    <w:rsid w:val="006D4FE3"/>
    <w:rsid w:val="006D603E"/>
    <w:rsid w:val="006D7DFE"/>
    <w:rsid w:val="006E0E16"/>
    <w:rsid w:val="006E20FF"/>
    <w:rsid w:val="006E26BB"/>
    <w:rsid w:val="006E3115"/>
    <w:rsid w:val="006E4E19"/>
    <w:rsid w:val="006E74EE"/>
    <w:rsid w:val="006E7D51"/>
    <w:rsid w:val="006F035D"/>
    <w:rsid w:val="006F2099"/>
    <w:rsid w:val="006F37FC"/>
    <w:rsid w:val="006F3DAE"/>
    <w:rsid w:val="006F512E"/>
    <w:rsid w:val="006F7D0D"/>
    <w:rsid w:val="00700E3A"/>
    <w:rsid w:val="00702596"/>
    <w:rsid w:val="0070286F"/>
    <w:rsid w:val="00702C90"/>
    <w:rsid w:val="00705C21"/>
    <w:rsid w:val="00706DE2"/>
    <w:rsid w:val="0070721E"/>
    <w:rsid w:val="00711BE8"/>
    <w:rsid w:val="007137F1"/>
    <w:rsid w:val="00713CEF"/>
    <w:rsid w:val="00716414"/>
    <w:rsid w:val="00716DA6"/>
    <w:rsid w:val="00721617"/>
    <w:rsid w:val="007226C0"/>
    <w:rsid w:val="00722D7B"/>
    <w:rsid w:val="00723146"/>
    <w:rsid w:val="00726047"/>
    <w:rsid w:val="00726B85"/>
    <w:rsid w:val="007273D3"/>
    <w:rsid w:val="00730161"/>
    <w:rsid w:val="00730966"/>
    <w:rsid w:val="00730B3C"/>
    <w:rsid w:val="00733115"/>
    <w:rsid w:val="007341E0"/>
    <w:rsid w:val="00737156"/>
    <w:rsid w:val="00743C15"/>
    <w:rsid w:val="00743C34"/>
    <w:rsid w:val="00746508"/>
    <w:rsid w:val="00747A41"/>
    <w:rsid w:val="00747A63"/>
    <w:rsid w:val="00752CC3"/>
    <w:rsid w:val="00756C81"/>
    <w:rsid w:val="00756D62"/>
    <w:rsid w:val="00757023"/>
    <w:rsid w:val="00764151"/>
    <w:rsid w:val="00765D4D"/>
    <w:rsid w:val="00766767"/>
    <w:rsid w:val="00766E41"/>
    <w:rsid w:val="00766FE4"/>
    <w:rsid w:val="007703B7"/>
    <w:rsid w:val="0077162E"/>
    <w:rsid w:val="007719EC"/>
    <w:rsid w:val="00772145"/>
    <w:rsid w:val="0077218B"/>
    <w:rsid w:val="00773FBA"/>
    <w:rsid w:val="0077538B"/>
    <w:rsid w:val="00776D99"/>
    <w:rsid w:val="00785446"/>
    <w:rsid w:val="0079199B"/>
    <w:rsid w:val="007933BC"/>
    <w:rsid w:val="0079590C"/>
    <w:rsid w:val="00796BAC"/>
    <w:rsid w:val="007A0515"/>
    <w:rsid w:val="007A13A2"/>
    <w:rsid w:val="007A5622"/>
    <w:rsid w:val="007A5FC1"/>
    <w:rsid w:val="007B033B"/>
    <w:rsid w:val="007B07C7"/>
    <w:rsid w:val="007B0929"/>
    <w:rsid w:val="007B197B"/>
    <w:rsid w:val="007B19FE"/>
    <w:rsid w:val="007B2A0F"/>
    <w:rsid w:val="007B2B3A"/>
    <w:rsid w:val="007B352F"/>
    <w:rsid w:val="007B5CF7"/>
    <w:rsid w:val="007B73CE"/>
    <w:rsid w:val="007C3327"/>
    <w:rsid w:val="007C3C28"/>
    <w:rsid w:val="007C4C89"/>
    <w:rsid w:val="007D0AE6"/>
    <w:rsid w:val="007D70E8"/>
    <w:rsid w:val="007E0A16"/>
    <w:rsid w:val="007E0C76"/>
    <w:rsid w:val="007E2002"/>
    <w:rsid w:val="007E2AB2"/>
    <w:rsid w:val="007E534B"/>
    <w:rsid w:val="007E566B"/>
    <w:rsid w:val="007E66AB"/>
    <w:rsid w:val="007E7267"/>
    <w:rsid w:val="007F416A"/>
    <w:rsid w:val="007F4B9B"/>
    <w:rsid w:val="0080152A"/>
    <w:rsid w:val="008038C2"/>
    <w:rsid w:val="0080575C"/>
    <w:rsid w:val="008075DF"/>
    <w:rsid w:val="00807DCC"/>
    <w:rsid w:val="00813B31"/>
    <w:rsid w:val="008142B1"/>
    <w:rsid w:val="00814C9C"/>
    <w:rsid w:val="008166CC"/>
    <w:rsid w:val="00816BCB"/>
    <w:rsid w:val="00817EEC"/>
    <w:rsid w:val="008220AE"/>
    <w:rsid w:val="008233E2"/>
    <w:rsid w:val="00824CE7"/>
    <w:rsid w:val="00827189"/>
    <w:rsid w:val="00830C9E"/>
    <w:rsid w:val="00831BEB"/>
    <w:rsid w:val="0083461D"/>
    <w:rsid w:val="00834BDA"/>
    <w:rsid w:val="00835AF8"/>
    <w:rsid w:val="00836A58"/>
    <w:rsid w:val="00843159"/>
    <w:rsid w:val="00844A9E"/>
    <w:rsid w:val="0084605A"/>
    <w:rsid w:val="00847E9F"/>
    <w:rsid w:val="00850904"/>
    <w:rsid w:val="00851D19"/>
    <w:rsid w:val="00852604"/>
    <w:rsid w:val="00853B2B"/>
    <w:rsid w:val="00854BDC"/>
    <w:rsid w:val="0085613B"/>
    <w:rsid w:val="00857305"/>
    <w:rsid w:val="00857E1D"/>
    <w:rsid w:val="0086058C"/>
    <w:rsid w:val="008624CD"/>
    <w:rsid w:val="008643B1"/>
    <w:rsid w:val="00866B87"/>
    <w:rsid w:val="00866E39"/>
    <w:rsid w:val="00867014"/>
    <w:rsid w:val="00871932"/>
    <w:rsid w:val="00871F4D"/>
    <w:rsid w:val="008726D2"/>
    <w:rsid w:val="0087325D"/>
    <w:rsid w:val="00873421"/>
    <w:rsid w:val="008753AD"/>
    <w:rsid w:val="00875D5F"/>
    <w:rsid w:val="00877820"/>
    <w:rsid w:val="00881C5F"/>
    <w:rsid w:val="00882714"/>
    <w:rsid w:val="00883577"/>
    <w:rsid w:val="00886A6A"/>
    <w:rsid w:val="00887984"/>
    <w:rsid w:val="008956F7"/>
    <w:rsid w:val="008A3762"/>
    <w:rsid w:val="008A3D35"/>
    <w:rsid w:val="008A7682"/>
    <w:rsid w:val="008A79E1"/>
    <w:rsid w:val="008A7FBF"/>
    <w:rsid w:val="008B0185"/>
    <w:rsid w:val="008B0654"/>
    <w:rsid w:val="008B188B"/>
    <w:rsid w:val="008B278F"/>
    <w:rsid w:val="008B3153"/>
    <w:rsid w:val="008B3163"/>
    <w:rsid w:val="008B4942"/>
    <w:rsid w:val="008C0DF9"/>
    <w:rsid w:val="008C5682"/>
    <w:rsid w:val="008C6839"/>
    <w:rsid w:val="008C7B7D"/>
    <w:rsid w:val="008D2106"/>
    <w:rsid w:val="008D2EEA"/>
    <w:rsid w:val="008D3DA8"/>
    <w:rsid w:val="008D6238"/>
    <w:rsid w:val="008E0B28"/>
    <w:rsid w:val="008E5251"/>
    <w:rsid w:val="008E6297"/>
    <w:rsid w:val="008E66E0"/>
    <w:rsid w:val="008E7228"/>
    <w:rsid w:val="008E7D92"/>
    <w:rsid w:val="008F12BD"/>
    <w:rsid w:val="008F1E3C"/>
    <w:rsid w:val="008F2F95"/>
    <w:rsid w:val="008F4351"/>
    <w:rsid w:val="008F66E5"/>
    <w:rsid w:val="008F6813"/>
    <w:rsid w:val="008F6B84"/>
    <w:rsid w:val="008F7E76"/>
    <w:rsid w:val="00900FD2"/>
    <w:rsid w:val="00901B7D"/>
    <w:rsid w:val="00902824"/>
    <w:rsid w:val="00904D4D"/>
    <w:rsid w:val="009051A3"/>
    <w:rsid w:val="00905373"/>
    <w:rsid w:val="0090541F"/>
    <w:rsid w:val="009118FA"/>
    <w:rsid w:val="00911928"/>
    <w:rsid w:val="00911A7C"/>
    <w:rsid w:val="00911FCD"/>
    <w:rsid w:val="00912684"/>
    <w:rsid w:val="00913E93"/>
    <w:rsid w:val="009174CB"/>
    <w:rsid w:val="00917645"/>
    <w:rsid w:val="00917CF4"/>
    <w:rsid w:val="0092484C"/>
    <w:rsid w:val="00924DC4"/>
    <w:rsid w:val="009279FE"/>
    <w:rsid w:val="00930429"/>
    <w:rsid w:val="00932440"/>
    <w:rsid w:val="00933A2F"/>
    <w:rsid w:val="00934CD7"/>
    <w:rsid w:val="0093713C"/>
    <w:rsid w:val="009373A6"/>
    <w:rsid w:val="00940CB1"/>
    <w:rsid w:val="0094315A"/>
    <w:rsid w:val="009432C5"/>
    <w:rsid w:val="00943E50"/>
    <w:rsid w:val="00944961"/>
    <w:rsid w:val="0095129D"/>
    <w:rsid w:val="00957166"/>
    <w:rsid w:val="00961427"/>
    <w:rsid w:val="009621F4"/>
    <w:rsid w:val="00963D9D"/>
    <w:rsid w:val="00964975"/>
    <w:rsid w:val="00965986"/>
    <w:rsid w:val="0096619E"/>
    <w:rsid w:val="00966416"/>
    <w:rsid w:val="00966CCD"/>
    <w:rsid w:val="009673D9"/>
    <w:rsid w:val="009700D0"/>
    <w:rsid w:val="0097282B"/>
    <w:rsid w:val="00972D56"/>
    <w:rsid w:val="0097447F"/>
    <w:rsid w:val="00976003"/>
    <w:rsid w:val="00976A09"/>
    <w:rsid w:val="009808C9"/>
    <w:rsid w:val="00980E1F"/>
    <w:rsid w:val="009811FC"/>
    <w:rsid w:val="009822AC"/>
    <w:rsid w:val="00982513"/>
    <w:rsid w:val="00982837"/>
    <w:rsid w:val="00983350"/>
    <w:rsid w:val="00984FE3"/>
    <w:rsid w:val="0098532E"/>
    <w:rsid w:val="009872FF"/>
    <w:rsid w:val="00991261"/>
    <w:rsid w:val="00991C3F"/>
    <w:rsid w:val="00993469"/>
    <w:rsid w:val="00997022"/>
    <w:rsid w:val="00997152"/>
    <w:rsid w:val="009A0989"/>
    <w:rsid w:val="009A2D93"/>
    <w:rsid w:val="009A2E2F"/>
    <w:rsid w:val="009A434A"/>
    <w:rsid w:val="009A4997"/>
    <w:rsid w:val="009B06D1"/>
    <w:rsid w:val="009B127B"/>
    <w:rsid w:val="009B1AB8"/>
    <w:rsid w:val="009B1ADD"/>
    <w:rsid w:val="009B2EED"/>
    <w:rsid w:val="009B3B06"/>
    <w:rsid w:val="009B44FF"/>
    <w:rsid w:val="009B4770"/>
    <w:rsid w:val="009B50BD"/>
    <w:rsid w:val="009B57B4"/>
    <w:rsid w:val="009B67E4"/>
    <w:rsid w:val="009C1C93"/>
    <w:rsid w:val="009C2176"/>
    <w:rsid w:val="009C2788"/>
    <w:rsid w:val="009C79E9"/>
    <w:rsid w:val="009D2FD8"/>
    <w:rsid w:val="009D37D8"/>
    <w:rsid w:val="009D4228"/>
    <w:rsid w:val="009D4334"/>
    <w:rsid w:val="009D5199"/>
    <w:rsid w:val="009D5B42"/>
    <w:rsid w:val="009D5C80"/>
    <w:rsid w:val="009E1B49"/>
    <w:rsid w:val="009E2D7B"/>
    <w:rsid w:val="009E2E63"/>
    <w:rsid w:val="009E5925"/>
    <w:rsid w:val="009E78B5"/>
    <w:rsid w:val="009F0ADA"/>
    <w:rsid w:val="009F1605"/>
    <w:rsid w:val="009F198D"/>
    <w:rsid w:val="009F2B95"/>
    <w:rsid w:val="009F2F34"/>
    <w:rsid w:val="009F488D"/>
    <w:rsid w:val="009F643D"/>
    <w:rsid w:val="009F7A92"/>
    <w:rsid w:val="00A04785"/>
    <w:rsid w:val="00A0615B"/>
    <w:rsid w:val="00A077F4"/>
    <w:rsid w:val="00A078B1"/>
    <w:rsid w:val="00A078F4"/>
    <w:rsid w:val="00A106EC"/>
    <w:rsid w:val="00A115E0"/>
    <w:rsid w:val="00A11E94"/>
    <w:rsid w:val="00A16028"/>
    <w:rsid w:val="00A21542"/>
    <w:rsid w:val="00A23A61"/>
    <w:rsid w:val="00A23AB6"/>
    <w:rsid w:val="00A25556"/>
    <w:rsid w:val="00A266A3"/>
    <w:rsid w:val="00A30D44"/>
    <w:rsid w:val="00A3119F"/>
    <w:rsid w:val="00A3148A"/>
    <w:rsid w:val="00A31F1B"/>
    <w:rsid w:val="00A34DC4"/>
    <w:rsid w:val="00A356E4"/>
    <w:rsid w:val="00A41B4F"/>
    <w:rsid w:val="00A43AD6"/>
    <w:rsid w:val="00A43C2C"/>
    <w:rsid w:val="00A444AC"/>
    <w:rsid w:val="00A53CC5"/>
    <w:rsid w:val="00A5521C"/>
    <w:rsid w:val="00A55772"/>
    <w:rsid w:val="00A558D8"/>
    <w:rsid w:val="00A569BC"/>
    <w:rsid w:val="00A56F39"/>
    <w:rsid w:val="00A61346"/>
    <w:rsid w:val="00A61E14"/>
    <w:rsid w:val="00A64013"/>
    <w:rsid w:val="00A6776F"/>
    <w:rsid w:val="00A678C4"/>
    <w:rsid w:val="00A67FD7"/>
    <w:rsid w:val="00A713F9"/>
    <w:rsid w:val="00A716D2"/>
    <w:rsid w:val="00A71DF2"/>
    <w:rsid w:val="00A75BDF"/>
    <w:rsid w:val="00A760D6"/>
    <w:rsid w:val="00A761BD"/>
    <w:rsid w:val="00A769C2"/>
    <w:rsid w:val="00A77063"/>
    <w:rsid w:val="00A819CD"/>
    <w:rsid w:val="00A81E79"/>
    <w:rsid w:val="00A84E7A"/>
    <w:rsid w:val="00A8649D"/>
    <w:rsid w:val="00A8783E"/>
    <w:rsid w:val="00A9757F"/>
    <w:rsid w:val="00AA0929"/>
    <w:rsid w:val="00AA3C14"/>
    <w:rsid w:val="00AA5105"/>
    <w:rsid w:val="00AA574E"/>
    <w:rsid w:val="00AA6EA8"/>
    <w:rsid w:val="00AB3CA2"/>
    <w:rsid w:val="00AB511F"/>
    <w:rsid w:val="00AC01C1"/>
    <w:rsid w:val="00AC0CB9"/>
    <w:rsid w:val="00AC52FD"/>
    <w:rsid w:val="00AC5428"/>
    <w:rsid w:val="00AD3DBD"/>
    <w:rsid w:val="00AD403D"/>
    <w:rsid w:val="00AD5350"/>
    <w:rsid w:val="00AD64BC"/>
    <w:rsid w:val="00AD670F"/>
    <w:rsid w:val="00AE05C4"/>
    <w:rsid w:val="00AE1553"/>
    <w:rsid w:val="00AE3981"/>
    <w:rsid w:val="00AE3FAB"/>
    <w:rsid w:val="00AE44B3"/>
    <w:rsid w:val="00AE47F3"/>
    <w:rsid w:val="00AE7507"/>
    <w:rsid w:val="00AF143B"/>
    <w:rsid w:val="00AF1EDB"/>
    <w:rsid w:val="00AF25F6"/>
    <w:rsid w:val="00AF38A0"/>
    <w:rsid w:val="00AF4781"/>
    <w:rsid w:val="00AF4CC4"/>
    <w:rsid w:val="00AF60FD"/>
    <w:rsid w:val="00B0066C"/>
    <w:rsid w:val="00B06E29"/>
    <w:rsid w:val="00B115C5"/>
    <w:rsid w:val="00B13492"/>
    <w:rsid w:val="00B1363D"/>
    <w:rsid w:val="00B13FD0"/>
    <w:rsid w:val="00B20B89"/>
    <w:rsid w:val="00B21D9B"/>
    <w:rsid w:val="00B225B6"/>
    <w:rsid w:val="00B251C3"/>
    <w:rsid w:val="00B25492"/>
    <w:rsid w:val="00B30569"/>
    <w:rsid w:val="00B316F6"/>
    <w:rsid w:val="00B31A16"/>
    <w:rsid w:val="00B349C4"/>
    <w:rsid w:val="00B359F3"/>
    <w:rsid w:val="00B36F44"/>
    <w:rsid w:val="00B374B1"/>
    <w:rsid w:val="00B4104A"/>
    <w:rsid w:val="00B41FEA"/>
    <w:rsid w:val="00B43DAA"/>
    <w:rsid w:val="00B44283"/>
    <w:rsid w:val="00B4474E"/>
    <w:rsid w:val="00B4482D"/>
    <w:rsid w:val="00B45258"/>
    <w:rsid w:val="00B472FF"/>
    <w:rsid w:val="00B50CAA"/>
    <w:rsid w:val="00B52B06"/>
    <w:rsid w:val="00B53462"/>
    <w:rsid w:val="00B53903"/>
    <w:rsid w:val="00B6079B"/>
    <w:rsid w:val="00B61330"/>
    <w:rsid w:val="00B617B6"/>
    <w:rsid w:val="00B619DB"/>
    <w:rsid w:val="00B61DEE"/>
    <w:rsid w:val="00B62DEB"/>
    <w:rsid w:val="00B6306D"/>
    <w:rsid w:val="00B630C7"/>
    <w:rsid w:val="00B66B6E"/>
    <w:rsid w:val="00B70E19"/>
    <w:rsid w:val="00B70E1E"/>
    <w:rsid w:val="00B716ED"/>
    <w:rsid w:val="00B721F1"/>
    <w:rsid w:val="00B747D8"/>
    <w:rsid w:val="00B77495"/>
    <w:rsid w:val="00B8169F"/>
    <w:rsid w:val="00B81B1A"/>
    <w:rsid w:val="00B824A2"/>
    <w:rsid w:val="00B82A1C"/>
    <w:rsid w:val="00B832D8"/>
    <w:rsid w:val="00B84836"/>
    <w:rsid w:val="00B86C47"/>
    <w:rsid w:val="00B872E7"/>
    <w:rsid w:val="00B93A8C"/>
    <w:rsid w:val="00B94F43"/>
    <w:rsid w:val="00B94F88"/>
    <w:rsid w:val="00B96880"/>
    <w:rsid w:val="00B96F2E"/>
    <w:rsid w:val="00BA3002"/>
    <w:rsid w:val="00BA37F3"/>
    <w:rsid w:val="00BA388B"/>
    <w:rsid w:val="00BA691B"/>
    <w:rsid w:val="00BA6BDB"/>
    <w:rsid w:val="00BB1E99"/>
    <w:rsid w:val="00BB310D"/>
    <w:rsid w:val="00BB417A"/>
    <w:rsid w:val="00BB4623"/>
    <w:rsid w:val="00BB4AA0"/>
    <w:rsid w:val="00BB5223"/>
    <w:rsid w:val="00BB746A"/>
    <w:rsid w:val="00BC33DD"/>
    <w:rsid w:val="00BD091E"/>
    <w:rsid w:val="00BD4350"/>
    <w:rsid w:val="00BD6D3E"/>
    <w:rsid w:val="00BE0D64"/>
    <w:rsid w:val="00BE143E"/>
    <w:rsid w:val="00BE5936"/>
    <w:rsid w:val="00BE5F29"/>
    <w:rsid w:val="00BE6721"/>
    <w:rsid w:val="00BE69C9"/>
    <w:rsid w:val="00BF0083"/>
    <w:rsid w:val="00BF0D50"/>
    <w:rsid w:val="00BF1B57"/>
    <w:rsid w:val="00BF1F5B"/>
    <w:rsid w:val="00BF28D0"/>
    <w:rsid w:val="00BF2BF4"/>
    <w:rsid w:val="00BF2C12"/>
    <w:rsid w:val="00BF5A18"/>
    <w:rsid w:val="00BF6A54"/>
    <w:rsid w:val="00C00B3C"/>
    <w:rsid w:val="00C01903"/>
    <w:rsid w:val="00C04EBA"/>
    <w:rsid w:val="00C10BD6"/>
    <w:rsid w:val="00C14556"/>
    <w:rsid w:val="00C14684"/>
    <w:rsid w:val="00C159BC"/>
    <w:rsid w:val="00C16406"/>
    <w:rsid w:val="00C16B76"/>
    <w:rsid w:val="00C17882"/>
    <w:rsid w:val="00C22042"/>
    <w:rsid w:val="00C24FD1"/>
    <w:rsid w:val="00C2686E"/>
    <w:rsid w:val="00C27706"/>
    <w:rsid w:val="00C31260"/>
    <w:rsid w:val="00C31A74"/>
    <w:rsid w:val="00C377A0"/>
    <w:rsid w:val="00C40F2F"/>
    <w:rsid w:val="00C4292A"/>
    <w:rsid w:val="00C43530"/>
    <w:rsid w:val="00C46864"/>
    <w:rsid w:val="00C50317"/>
    <w:rsid w:val="00C53EDD"/>
    <w:rsid w:val="00C53F92"/>
    <w:rsid w:val="00C54AA6"/>
    <w:rsid w:val="00C553BD"/>
    <w:rsid w:val="00C5675C"/>
    <w:rsid w:val="00C575B7"/>
    <w:rsid w:val="00C57BF0"/>
    <w:rsid w:val="00C62284"/>
    <w:rsid w:val="00C63501"/>
    <w:rsid w:val="00C701E2"/>
    <w:rsid w:val="00C729F2"/>
    <w:rsid w:val="00C73DEE"/>
    <w:rsid w:val="00C75C16"/>
    <w:rsid w:val="00C7669E"/>
    <w:rsid w:val="00C8284A"/>
    <w:rsid w:val="00C8486F"/>
    <w:rsid w:val="00C875A3"/>
    <w:rsid w:val="00C90B87"/>
    <w:rsid w:val="00C91740"/>
    <w:rsid w:val="00C921EC"/>
    <w:rsid w:val="00C92BD9"/>
    <w:rsid w:val="00C9406E"/>
    <w:rsid w:val="00C9477B"/>
    <w:rsid w:val="00C94815"/>
    <w:rsid w:val="00C949B7"/>
    <w:rsid w:val="00C97629"/>
    <w:rsid w:val="00CA30D4"/>
    <w:rsid w:val="00CA3AD8"/>
    <w:rsid w:val="00CA4172"/>
    <w:rsid w:val="00CB05A3"/>
    <w:rsid w:val="00CB49BF"/>
    <w:rsid w:val="00CB51FE"/>
    <w:rsid w:val="00CB6790"/>
    <w:rsid w:val="00CC0A1B"/>
    <w:rsid w:val="00CC2118"/>
    <w:rsid w:val="00CC25C4"/>
    <w:rsid w:val="00CC4551"/>
    <w:rsid w:val="00CC5289"/>
    <w:rsid w:val="00CC7788"/>
    <w:rsid w:val="00CC7F47"/>
    <w:rsid w:val="00CD2DCF"/>
    <w:rsid w:val="00CD53D7"/>
    <w:rsid w:val="00CD6CCA"/>
    <w:rsid w:val="00CE00C2"/>
    <w:rsid w:val="00CE1434"/>
    <w:rsid w:val="00CE303C"/>
    <w:rsid w:val="00CE308F"/>
    <w:rsid w:val="00CE30A1"/>
    <w:rsid w:val="00CE3EA7"/>
    <w:rsid w:val="00CE5007"/>
    <w:rsid w:val="00CE5602"/>
    <w:rsid w:val="00CE57EC"/>
    <w:rsid w:val="00CE5DD4"/>
    <w:rsid w:val="00CE63F9"/>
    <w:rsid w:val="00CE64C1"/>
    <w:rsid w:val="00CE704C"/>
    <w:rsid w:val="00CE7563"/>
    <w:rsid w:val="00CE7AE9"/>
    <w:rsid w:val="00CE7D53"/>
    <w:rsid w:val="00CF12B2"/>
    <w:rsid w:val="00CF268B"/>
    <w:rsid w:val="00CF34BF"/>
    <w:rsid w:val="00CF4444"/>
    <w:rsid w:val="00CF5C92"/>
    <w:rsid w:val="00CF60BB"/>
    <w:rsid w:val="00D011F6"/>
    <w:rsid w:val="00D016FE"/>
    <w:rsid w:val="00D06014"/>
    <w:rsid w:val="00D068D8"/>
    <w:rsid w:val="00D07335"/>
    <w:rsid w:val="00D07A97"/>
    <w:rsid w:val="00D131AF"/>
    <w:rsid w:val="00D141AF"/>
    <w:rsid w:val="00D14285"/>
    <w:rsid w:val="00D14CE0"/>
    <w:rsid w:val="00D154CB"/>
    <w:rsid w:val="00D1632F"/>
    <w:rsid w:val="00D174C8"/>
    <w:rsid w:val="00D17811"/>
    <w:rsid w:val="00D22B3E"/>
    <w:rsid w:val="00D23BFC"/>
    <w:rsid w:val="00D259D2"/>
    <w:rsid w:val="00D27E3B"/>
    <w:rsid w:val="00D37626"/>
    <w:rsid w:val="00D37EC8"/>
    <w:rsid w:val="00D403A4"/>
    <w:rsid w:val="00D429F2"/>
    <w:rsid w:val="00D44651"/>
    <w:rsid w:val="00D44EEC"/>
    <w:rsid w:val="00D5033F"/>
    <w:rsid w:val="00D52BEE"/>
    <w:rsid w:val="00D53211"/>
    <w:rsid w:val="00D53F5A"/>
    <w:rsid w:val="00D56EAD"/>
    <w:rsid w:val="00D60166"/>
    <w:rsid w:val="00D60AC2"/>
    <w:rsid w:val="00D610E6"/>
    <w:rsid w:val="00D634CA"/>
    <w:rsid w:val="00D736F7"/>
    <w:rsid w:val="00D74D7F"/>
    <w:rsid w:val="00D77069"/>
    <w:rsid w:val="00D81927"/>
    <w:rsid w:val="00D82885"/>
    <w:rsid w:val="00D838E5"/>
    <w:rsid w:val="00D83949"/>
    <w:rsid w:val="00D84CFB"/>
    <w:rsid w:val="00D86D29"/>
    <w:rsid w:val="00D906D9"/>
    <w:rsid w:val="00D90E27"/>
    <w:rsid w:val="00D946F1"/>
    <w:rsid w:val="00D94B94"/>
    <w:rsid w:val="00D94D27"/>
    <w:rsid w:val="00D94EDC"/>
    <w:rsid w:val="00D95E2C"/>
    <w:rsid w:val="00D95F27"/>
    <w:rsid w:val="00D96522"/>
    <w:rsid w:val="00DA0D6A"/>
    <w:rsid w:val="00DA30B8"/>
    <w:rsid w:val="00DA3397"/>
    <w:rsid w:val="00DA3A20"/>
    <w:rsid w:val="00DA4FA5"/>
    <w:rsid w:val="00DA567F"/>
    <w:rsid w:val="00DA5CB9"/>
    <w:rsid w:val="00DB0F0E"/>
    <w:rsid w:val="00DB18E6"/>
    <w:rsid w:val="00DB1ABA"/>
    <w:rsid w:val="00DB3AA2"/>
    <w:rsid w:val="00DB45B5"/>
    <w:rsid w:val="00DB6793"/>
    <w:rsid w:val="00DB69E7"/>
    <w:rsid w:val="00DB6A01"/>
    <w:rsid w:val="00DB772E"/>
    <w:rsid w:val="00DB7A4E"/>
    <w:rsid w:val="00DC4082"/>
    <w:rsid w:val="00DC5A71"/>
    <w:rsid w:val="00DC6630"/>
    <w:rsid w:val="00DD4027"/>
    <w:rsid w:val="00DD605B"/>
    <w:rsid w:val="00DD6A58"/>
    <w:rsid w:val="00DD7294"/>
    <w:rsid w:val="00DD7E45"/>
    <w:rsid w:val="00DE222E"/>
    <w:rsid w:val="00DE3005"/>
    <w:rsid w:val="00DE6D2E"/>
    <w:rsid w:val="00DE6F36"/>
    <w:rsid w:val="00DF187E"/>
    <w:rsid w:val="00DF4C2D"/>
    <w:rsid w:val="00DF5D77"/>
    <w:rsid w:val="00DF7312"/>
    <w:rsid w:val="00E00051"/>
    <w:rsid w:val="00E02BAE"/>
    <w:rsid w:val="00E03AC2"/>
    <w:rsid w:val="00E03FA9"/>
    <w:rsid w:val="00E07577"/>
    <w:rsid w:val="00E07EE4"/>
    <w:rsid w:val="00E10763"/>
    <w:rsid w:val="00E127FB"/>
    <w:rsid w:val="00E145D7"/>
    <w:rsid w:val="00E14681"/>
    <w:rsid w:val="00E16BE1"/>
    <w:rsid w:val="00E17A4E"/>
    <w:rsid w:val="00E20536"/>
    <w:rsid w:val="00E21213"/>
    <w:rsid w:val="00E21E45"/>
    <w:rsid w:val="00E26745"/>
    <w:rsid w:val="00E26963"/>
    <w:rsid w:val="00E30CF3"/>
    <w:rsid w:val="00E33246"/>
    <w:rsid w:val="00E33BBA"/>
    <w:rsid w:val="00E34396"/>
    <w:rsid w:val="00E355E9"/>
    <w:rsid w:val="00E400CB"/>
    <w:rsid w:val="00E40167"/>
    <w:rsid w:val="00E40C88"/>
    <w:rsid w:val="00E42F0D"/>
    <w:rsid w:val="00E44A3C"/>
    <w:rsid w:val="00E46566"/>
    <w:rsid w:val="00E5226C"/>
    <w:rsid w:val="00E554BB"/>
    <w:rsid w:val="00E56D53"/>
    <w:rsid w:val="00E57C83"/>
    <w:rsid w:val="00E614EE"/>
    <w:rsid w:val="00E6224A"/>
    <w:rsid w:val="00E6295F"/>
    <w:rsid w:val="00E64E82"/>
    <w:rsid w:val="00E67B03"/>
    <w:rsid w:val="00E7116B"/>
    <w:rsid w:val="00E76E41"/>
    <w:rsid w:val="00E77E11"/>
    <w:rsid w:val="00E80BE1"/>
    <w:rsid w:val="00E81D3C"/>
    <w:rsid w:val="00E82005"/>
    <w:rsid w:val="00E8385C"/>
    <w:rsid w:val="00E83DBA"/>
    <w:rsid w:val="00E86A0C"/>
    <w:rsid w:val="00E87D5F"/>
    <w:rsid w:val="00E91D13"/>
    <w:rsid w:val="00E92174"/>
    <w:rsid w:val="00E926A4"/>
    <w:rsid w:val="00E926C1"/>
    <w:rsid w:val="00E929D1"/>
    <w:rsid w:val="00E93CE3"/>
    <w:rsid w:val="00EA1EB9"/>
    <w:rsid w:val="00EA38D6"/>
    <w:rsid w:val="00EA756C"/>
    <w:rsid w:val="00EA7AAF"/>
    <w:rsid w:val="00EB0B48"/>
    <w:rsid w:val="00EB1F81"/>
    <w:rsid w:val="00EB3A88"/>
    <w:rsid w:val="00EB3BA2"/>
    <w:rsid w:val="00EB5978"/>
    <w:rsid w:val="00EB5E59"/>
    <w:rsid w:val="00EB6092"/>
    <w:rsid w:val="00EB60C6"/>
    <w:rsid w:val="00EC31B9"/>
    <w:rsid w:val="00EC39EC"/>
    <w:rsid w:val="00EC3A9A"/>
    <w:rsid w:val="00EC5E0C"/>
    <w:rsid w:val="00ED0AF3"/>
    <w:rsid w:val="00ED170D"/>
    <w:rsid w:val="00ED5503"/>
    <w:rsid w:val="00ED58FB"/>
    <w:rsid w:val="00ED5A29"/>
    <w:rsid w:val="00ED5B0A"/>
    <w:rsid w:val="00ED69F3"/>
    <w:rsid w:val="00EE0E78"/>
    <w:rsid w:val="00EE105C"/>
    <w:rsid w:val="00EE1A1F"/>
    <w:rsid w:val="00EE2264"/>
    <w:rsid w:val="00EE3C25"/>
    <w:rsid w:val="00EF10A6"/>
    <w:rsid w:val="00EF137E"/>
    <w:rsid w:val="00EF18A7"/>
    <w:rsid w:val="00EF4634"/>
    <w:rsid w:val="00EF49AE"/>
    <w:rsid w:val="00EF4D62"/>
    <w:rsid w:val="00EF6FAC"/>
    <w:rsid w:val="00F0177B"/>
    <w:rsid w:val="00F04F90"/>
    <w:rsid w:val="00F050F9"/>
    <w:rsid w:val="00F051FB"/>
    <w:rsid w:val="00F059E8"/>
    <w:rsid w:val="00F111FA"/>
    <w:rsid w:val="00F11AF1"/>
    <w:rsid w:val="00F11DA3"/>
    <w:rsid w:val="00F12FE9"/>
    <w:rsid w:val="00F17B30"/>
    <w:rsid w:val="00F219C7"/>
    <w:rsid w:val="00F258C4"/>
    <w:rsid w:val="00F265C0"/>
    <w:rsid w:val="00F26635"/>
    <w:rsid w:val="00F26E49"/>
    <w:rsid w:val="00F272CC"/>
    <w:rsid w:val="00F2734A"/>
    <w:rsid w:val="00F31A95"/>
    <w:rsid w:val="00F32339"/>
    <w:rsid w:val="00F332A7"/>
    <w:rsid w:val="00F334A2"/>
    <w:rsid w:val="00F33A20"/>
    <w:rsid w:val="00F344AA"/>
    <w:rsid w:val="00F34B0F"/>
    <w:rsid w:val="00F36D1F"/>
    <w:rsid w:val="00F36E94"/>
    <w:rsid w:val="00F3707B"/>
    <w:rsid w:val="00F372E3"/>
    <w:rsid w:val="00F41CD8"/>
    <w:rsid w:val="00F41E60"/>
    <w:rsid w:val="00F45D34"/>
    <w:rsid w:val="00F461CD"/>
    <w:rsid w:val="00F46AF8"/>
    <w:rsid w:val="00F50B71"/>
    <w:rsid w:val="00F51174"/>
    <w:rsid w:val="00F52B6C"/>
    <w:rsid w:val="00F533E1"/>
    <w:rsid w:val="00F5484D"/>
    <w:rsid w:val="00F56FBE"/>
    <w:rsid w:val="00F573D9"/>
    <w:rsid w:val="00F616B6"/>
    <w:rsid w:val="00F61F14"/>
    <w:rsid w:val="00F655D8"/>
    <w:rsid w:val="00F661B8"/>
    <w:rsid w:val="00F7029E"/>
    <w:rsid w:val="00F703B9"/>
    <w:rsid w:val="00F70826"/>
    <w:rsid w:val="00F716B4"/>
    <w:rsid w:val="00F74011"/>
    <w:rsid w:val="00F7633F"/>
    <w:rsid w:val="00F82A4C"/>
    <w:rsid w:val="00F831EF"/>
    <w:rsid w:val="00F835EF"/>
    <w:rsid w:val="00F836EE"/>
    <w:rsid w:val="00F83D95"/>
    <w:rsid w:val="00F851EA"/>
    <w:rsid w:val="00F87C1D"/>
    <w:rsid w:val="00F91DE2"/>
    <w:rsid w:val="00F94873"/>
    <w:rsid w:val="00F94AE3"/>
    <w:rsid w:val="00FA1C77"/>
    <w:rsid w:val="00FA329B"/>
    <w:rsid w:val="00FA481D"/>
    <w:rsid w:val="00FA4EAF"/>
    <w:rsid w:val="00FA6CA3"/>
    <w:rsid w:val="00FA775F"/>
    <w:rsid w:val="00FB1071"/>
    <w:rsid w:val="00FB2645"/>
    <w:rsid w:val="00FB29AE"/>
    <w:rsid w:val="00FB4416"/>
    <w:rsid w:val="00FB4FE4"/>
    <w:rsid w:val="00FB62A3"/>
    <w:rsid w:val="00FB6C2A"/>
    <w:rsid w:val="00FB6F70"/>
    <w:rsid w:val="00FB77C6"/>
    <w:rsid w:val="00FC1285"/>
    <w:rsid w:val="00FC12D1"/>
    <w:rsid w:val="00FC1D39"/>
    <w:rsid w:val="00FC399A"/>
    <w:rsid w:val="00FC4C70"/>
    <w:rsid w:val="00FC5CCE"/>
    <w:rsid w:val="00FD03C0"/>
    <w:rsid w:val="00FD14DD"/>
    <w:rsid w:val="00FD1604"/>
    <w:rsid w:val="00FD17D1"/>
    <w:rsid w:val="00FD4261"/>
    <w:rsid w:val="00FD5968"/>
    <w:rsid w:val="00FD64BD"/>
    <w:rsid w:val="00FD773F"/>
    <w:rsid w:val="00FE402A"/>
    <w:rsid w:val="00FE5560"/>
    <w:rsid w:val="00FF0F94"/>
    <w:rsid w:val="00FF7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Hyperlink" w:uiPriority="99"/>
    <w:lsdException w:name="Strong" w:qFormat="1"/>
    <w:lsdException w:name="Emphasis" w:qFormat="1"/>
    <w:lsdException w:name="HTML Code" w:uiPriority="99"/>
    <w:lsdException w:name="HTML Definition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3519B1"/>
    <w:pPr>
      <w:keepNext/>
      <w:pageBreakBefore/>
      <w:numPr>
        <w:numId w:val="2"/>
      </w:numPr>
      <w:spacing w:before="360" w:after="360"/>
      <w:outlineLvl w:val="0"/>
      <w:pPrChange w:id="0" w:author="Drexler Nándor" w:date="2020-12-03T22:27:00Z">
        <w:pPr>
          <w:keepNext/>
          <w:pageBreakBefore/>
          <w:numPr>
            <w:numId w:val="2"/>
          </w:numPr>
          <w:spacing w:before="360" w:after="480" w:line="360" w:lineRule="auto"/>
          <w:ind w:right="-1"/>
          <w:jc w:val="both"/>
          <w:outlineLvl w:val="0"/>
        </w:pPr>
      </w:pPrChange>
    </w:pPr>
    <w:rPr>
      <w:rFonts w:cs="Arial"/>
      <w:b/>
      <w:bCs/>
      <w:kern w:val="32"/>
      <w:sz w:val="36"/>
      <w:szCs w:val="32"/>
      <w:rPrChange w:id="0" w:author="Drexler Nándor" w:date="2020-12-03T22:27:00Z">
        <w:rPr>
          <w:rFonts w:cs="Arial"/>
          <w:b/>
          <w:bCs/>
          <w:kern w:val="32"/>
          <w:sz w:val="36"/>
          <w:szCs w:val="32"/>
          <w:lang w:val="hu-HU" w:eastAsia="en-US" w:bidi="ar-SA"/>
        </w:rPr>
      </w:rPrChange>
    </w:rPr>
  </w:style>
  <w:style w:type="paragraph" w:styleId="Cmsor2">
    <w:name w:val="heading 2"/>
    <w:basedOn w:val="Norml"/>
    <w:next w:val="Norml"/>
    <w:autoRedefine/>
    <w:qFormat/>
    <w:rsid w:val="003E76AF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722D7B"/>
    <w:pPr>
      <w:keepNext/>
      <w:numPr>
        <w:ilvl w:val="2"/>
        <w:numId w:val="2"/>
      </w:numPr>
      <w:spacing w:before="240" w:after="60"/>
      <w:jc w:val="left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rsid w:val="00A558D8"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qFormat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0C3551"/>
    <w:pPr>
      <w:spacing w:before="120" w:after="240"/>
      <w:ind w:left="357"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3519B1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Mrltotthiperhivatkozs">
    <w:name w:val="FollowedHyperlink"/>
    <w:basedOn w:val="Bekezdsalapbettpusa"/>
    <w:rsid w:val="00CC7F47"/>
    <w:rPr>
      <w:color w:val="954F72" w:themeColor="followedHyperlink"/>
      <w:u w:val="single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7028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70286F"/>
    <w:rPr>
      <w:rFonts w:ascii="Courier New" w:hAnsi="Courier New" w:cs="Courier New"/>
    </w:rPr>
  </w:style>
  <w:style w:type="character" w:styleId="HTML-kd">
    <w:name w:val="HTML Code"/>
    <w:basedOn w:val="Bekezdsalapbettpusa"/>
    <w:uiPriority w:val="99"/>
    <w:unhideWhenUsed/>
    <w:rsid w:val="0070286F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Bekezdsalapbettpusa"/>
    <w:rsid w:val="0070286F"/>
  </w:style>
  <w:style w:type="character" w:customStyle="1" w:styleId="na">
    <w:name w:val="na"/>
    <w:basedOn w:val="Bekezdsalapbettpusa"/>
    <w:rsid w:val="0070286F"/>
  </w:style>
  <w:style w:type="character" w:customStyle="1" w:styleId="s">
    <w:name w:val="s"/>
    <w:basedOn w:val="Bekezdsalapbettpusa"/>
    <w:rsid w:val="0070286F"/>
  </w:style>
  <w:style w:type="character" w:customStyle="1" w:styleId="token">
    <w:name w:val="token"/>
    <w:basedOn w:val="Bekezdsalapbettpusa"/>
    <w:rsid w:val="001C331E"/>
  </w:style>
  <w:style w:type="character" w:customStyle="1" w:styleId="highlight">
    <w:name w:val="highlight"/>
    <w:basedOn w:val="Bekezdsalapbettpusa"/>
    <w:rsid w:val="001C3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3812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2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1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9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2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2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7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4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7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2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28564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3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97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5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0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microsoft.com/office/2016/09/relationships/commentsIds" Target="commentsIds.xml"/><Relationship Id="rId24" Type="http://schemas.openxmlformats.org/officeDocument/2006/relationships/oleObject" Target="embeddings/oleObject1.bin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emf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react</b:Tag>
    <b:SourceType>InternetSite</b:SourceType>
    <b:Guid>{8741D836-50F9-44CF-AF00-9A5571C878CD}</b:Guid>
    <b:Author>
      <b:Author>
        <b:NameList>
          <b:Person>
            <b:Last>Martin</b:Last>
            <b:First>Shifa</b:First>
          </b:Person>
        </b:NameList>
      </b:Author>
    </b:Author>
    <b:Title>The Top JavaScript Frameworks For Front-End Development in 2020</b:Title>
    <b:YearAccessed>2020</b:YearAccessed>
    <b:MonthAccessed>október</b:MonthAccessed>
    <b:DayAccessed>14</b:DayAccessed>
    <b:URL>https://www.freecodecamp.org/news/complete-guide-for-front-end-developers-javascript-frameworks-2019/</b:URL>
    <b:RefOrder>1</b:RefOrder>
  </b:Source>
  <b:Source>
    <b:Tag>sqlvsnosql</b:Tag>
    <b:SourceType>DocumentFromInternetSite</b:SourceType>
    <b:Guid>{27AC1FEB-0D0A-43F4-8516-6164FF2476CD}</b:Guid>
    <b:Title>2019 Database Trends – SQL vs. NoSQL, Top Databases, Single vs. Multiple Database Use</b:Title>
    <b:Year>2019</b:Year>
    <b:Month>március</b:Month>
    <b:Day>4</b:Day>
    <b:YearAccessed>2020</b:YearAccessed>
    <b:MonthAccessed>október</b:MonthAccessed>
    <b:DayAccessed>15</b:DayAccessed>
    <b:URL>https://scalegrid.io/blog/2019-database-trends-sql-vs-nosql-top-databases-single-vs-multiple-database-use/</b:URL>
    <b:Author>
      <b:Author>
        <b:NameList>
          <b:Person>
            <b:Last>ScaleGrid</b:Last>
          </b:Person>
        </b:NameList>
      </b:Author>
    </b:Author>
    <b:RefOrder>2</b:RefOrder>
  </b:Source>
  <b:Source>
    <b:Tag>mongo</b:Tag>
    <b:SourceType>DocumentFromInternetSite</b:SourceType>
    <b:Guid>{BEC79D04-82FE-4D0A-B630-E923B0DFE13B}</b:Guid>
    <b:Author>
      <b:Author>
        <b:NameList>
          <b:Person>
            <b:Last>Wikipédia</b:Last>
          </b:Person>
        </b:NameList>
      </b:Author>
    </b:Author>
    <b:Title>MongoDB</b:Title>
    <b:YearAccessed>2020</b:YearAccessed>
    <b:MonthAccessed>10</b:MonthAccessed>
    <b:DayAccessed>15</b:DayAccessed>
    <b:URL>https://hu.wikipedia.org/wiki/MongoDB</b:URL>
    <b:RefOrder>7</b:RefOrder>
  </b:Source>
  <b:Source>
    <b:Tag>Mon20</b:Tag>
    <b:SourceType>DocumentFromInternetSite</b:SourceType>
    <b:Guid>{9EE9E232-2E64-4CF2-A747-1320EF83B57F}</b:Guid>
    <b:Author>
      <b:Author>
        <b:NameList>
          <b:Person>
            <b:Last>MongoDb</b:Last>
          </b:Person>
        </b:NameList>
      </b:Author>
    </b:Author>
    <b:Title>JSON and BSON</b:Title>
    <b:YearAccessed>2020</b:YearAccessed>
    <b:MonthAccessed>10</b:MonthAccessed>
    <b:DayAccessed>15</b:DayAccessed>
    <b:URL>https://www.mongodb.com/json-and-bson</b:URL>
    <b:RefOrder>6</b:RefOrder>
  </b:Source>
  <b:Source>
    <b:Tag>MAT17</b:Tag>
    <b:SourceType>DocumentFromInternetSite</b:SourceType>
    <b:Guid>{3A73CF54-99C3-4EFD-A80F-299347A442ED}</b:Guid>
    <b:Author>
      <b:Author>
        <b:NameList>
          <b:Person>
            <b:Last>WATSON</b:Last>
            <b:First>MATT</b:First>
          </b:Person>
        </b:NameList>
      </b:Author>
    </b:Author>
    <b:Title>Top 13 ASP.NET Core Features You Need to Know</b:Title>
    <b:Year>2017</b:Year>
    <b:Month>October</b:Month>
    <b:Day>31</b:Day>
    <b:YearAccessed>2020</b:YearAccessed>
    <b:MonthAccessed>10</b:MonthAccessed>
    <b:DayAccessed>17</b:DayAccessed>
    <b:URL>https://stackify.com/asp-net-core-features/</b:URL>
    <b:RefOrder>10</b:RefOrder>
  </b:Source>
  <b:Source>
    <b:Tag>dotnet</b:Tag>
    <b:SourceType>DocumentFromInternetSite</b:SourceType>
    <b:Guid>{00ECD0C8-03E1-4367-A9CA-3782CF747FF6}</b:Guid>
    <b:Author>
      <b:Author>
        <b:NameList>
          <b:Person>
            <b:Last>Microsoft</b:Last>
          </b:Person>
        </b:NameList>
      </b:Author>
    </b:Author>
    <b:Title>What is ASP.NET Core?</b:Title>
    <b:YearAccessed>2020</b:YearAccessed>
    <b:MonthAccessed>10</b:MonthAccessed>
    <b:DayAccessed>17</b:DayAccessed>
    <b:URL>https://dotnet.microsoft.com/learn/aspnet/what-is-aspnet-core</b:URL>
    <b:RefOrder>8</b:RefOrder>
  </b:Source>
  <b:Source>
    <b:Tag>Wik20</b:Tag>
    <b:SourceType>DocumentFromInternetSite</b:SourceType>
    <b:Guid>{2806A449-3E73-4813-A477-D09439855029}</b:Guid>
    <b:Author>
      <b:Author>
        <b:NameList>
          <b:Person>
            <b:Last>Wikipedia</b:Last>
          </b:Person>
        </b:NameList>
      </b:Author>
    </b:Author>
    <b:Title>ASP.NET Core</b:Title>
    <b:YearAccessed>2020</b:YearAccessed>
    <b:MonthAccessed>10</b:MonthAccessed>
    <b:DayAccessed>17</b:DayAccessed>
    <b:RefOrder>9</b:RefOrder>
  </b:Source>
  <b:Source>
    <b:Tag>sql</b:Tag>
    <b:SourceType>DocumentFromInternetSite</b:SourceType>
    <b:Guid>{0911A9EC-F174-40C2-A238-414FF129E373}</b:Guid>
    <b:Author>
      <b:Author>
        <b:NameList>
          <b:Person>
            <b:Last>Wikipedia</b:Last>
          </b:Person>
        </b:NameList>
      </b:Author>
    </b:Author>
    <b:Title>SQL</b:Title>
    <b:YearAccessed>2020</b:YearAccessed>
    <b:MonthAccessed>10</b:MonthAccessed>
    <b:DayAccessed>17</b:DayAccessed>
    <b:URL>https://hu.wikipedia.org/wiki/SQL</b:URL>
    <b:RefOrder>3</b:RefOrder>
  </b:Source>
  <b:Source>
    <b:Tag>Wik201</b:Tag>
    <b:SourceType>DocumentFromInternetSite</b:SourceType>
    <b:Guid>{9F0D02D2-BE15-46D0-BE15-64608ECCC2BC}</b:Guid>
    <b:Author>
      <b:Author>
        <b:NameList>
          <b:Person>
            <b:Last>Wikipedia</b:Last>
          </b:Person>
        </b:NameList>
      </b:Author>
    </b:Author>
    <b:Title>ACID</b:Title>
    <b:YearAccessed>2020</b:YearAccessed>
    <b:MonthAccessed>10</b:MonthAccessed>
    <b:DayAccessed>17</b:DayAccessed>
    <b:URL>https://en.wikipedia.org/wiki/ACID</b:URL>
    <b:RefOrder>4</b:RefOrder>
  </b:Source>
  <b:Source>
    <b:Tag>Rui20</b:Tag>
    <b:SourceType>DocumentFromInternetSite</b:SourceType>
    <b:Guid>{4963FD73-8904-48A5-AD02-C12FA38AB351}</b:Guid>
    <b:Author>
      <b:Author>
        <b:NameList>
          <b:Person>
            <b:Last>Ruihan Wang</b:Last>
            <b:First>Zongyan</b:First>
            <b:Middle>Yang</b:Middle>
          </b:Person>
        </b:NameList>
      </b:Author>
    </b:Author>
    <b:Title>SQL vs NoSQL: A Performance Comparison</b:Title>
    <b:YearAccessed>2020</b:YearAccessed>
    <b:MonthAccessed>10</b:MonthAccessed>
    <b:DayAccessed>17</b:DayAccessed>
    <b:URL>https://www.cs.rochester.edu/courses/261/fall2017/termpaper/submissions/06/Paper.pdf</b:URL>
    <b:RefOrder>5</b:RefOrder>
  </b:Source>
  <b:Source>
    <b:Tag>Seb16</b:Tag>
    <b:SourceType>DocumentFromInternetSite</b:SourceType>
    <b:Guid>{4AB1BD3E-91D0-4D3F-9AAD-894AFAA4B4B4}</b:Guid>
    <b:Author>
      <b:Author>
        <b:NameList>
          <b:Person>
            <b:Last>Peyrott</b:Last>
            <b:First>Sebastian</b:First>
          </b:Person>
        </b:NameList>
      </b:Author>
    </b:Author>
    <b:Title>More Benchmarks: Virtual DOM vs Angular 1 &amp; 2 vs Others</b:Title>
    <b:Year>2016</b:Year>
    <b:Month>Január</b:Month>
    <b:Day>07</b:Day>
    <b:YearAccessed>2020</b:YearAccessed>
    <b:MonthAccessed>október</b:MonthAccessed>
    <b:DayAccessed>17</b:DayAccessed>
    <b:URL>https://auth0.com/blog/more-benchmarks-virtual-dom-vs-angular-12-vs-mithril-js-vs-the-rest/#The-Results</b:URL>
    <b:RefOrder>12</b:RefOrder>
  </b:Source>
  <b:Source>
    <b:Tag>reactwiki</b:Tag>
    <b:SourceType>DocumentFromInternetSite</b:SourceType>
    <b:Guid>{A4D17644-A974-4701-A618-446BB85CDEC5}</b:Guid>
    <b:Author>
      <b:Author>
        <b:NameList>
          <b:Person>
            <b:Last>Wikipedia</b:Last>
          </b:Person>
        </b:NameList>
      </b:Author>
    </b:Author>
    <b:Title>React (web framework)</b:Title>
    <b:YearAccessed>2020</b:YearAccessed>
    <b:MonthAccessed>10</b:MonthAccessed>
    <b:DayAccessed>18</b:DayAccessed>
    <b:URL>https://en.wikipedia.org/wiki/React_(web_framework)</b:URL>
    <b:RefOrder>11</b:RefOrder>
  </b:Source>
  <b:Source>
    <b:Tag>Rea20</b:Tag>
    <b:SourceType>DocumentFromInternetSite</b:SourceType>
    <b:Guid>{DBC7502A-7176-48A8-AE00-0986C37EB4CF}</b:Guid>
    <b:Author>
      <b:Author>
        <b:NameList>
          <b:Person>
            <b:Last>React</b:Last>
          </b:Person>
        </b:NameList>
      </b:Author>
    </b:Author>
    <b:Title>JSX bemutatása</b:Title>
    <b:YearAccessed>2020</b:YearAccessed>
    <b:MonthAccessed>10</b:MonthAccessed>
    <b:DayAccessed>18</b:DayAccessed>
    <b:URL>https://hu.reactjs.org/docs/introducing-jsx.html</b:URL>
    <b:RefOrder>13</b:RefOrder>
  </b:Source>
  <b:Source>
    <b:Tag>Wik202</b:Tag>
    <b:SourceType>DocumentFromInternetSite</b:SourceType>
    <b:Guid>{F1E092FA-4513-43CA-B0F1-A50569B83317}</b:Guid>
    <b:Author>
      <b:Author>
        <b:NameList>
          <b:Person>
            <b:Last>Wikipedia</b:Last>
          </b:Person>
        </b:NameList>
      </b:Author>
    </b:Author>
    <b:Title>Bootstrap (front-end framework)</b:Title>
    <b:YearAccessed>2020</b:YearAccessed>
    <b:MonthAccessed>10</b:MonthAccessed>
    <b:DayAccessed>20</b:DayAccessed>
    <b:URL>https://en.wikipedia.org/wiki/Bootstrap_(front-end_framework)#Bootstrap_4</b:URL>
    <b:RefOrder>14</b:RefOrder>
  </b:Source>
  <b:Source>
    <b:Tag>Wik203</b:Tag>
    <b:SourceType>DocumentFromInternetSite</b:SourceType>
    <b:Guid>{8C8B0F94-667F-4967-B250-3D44F3046BA9}</b:Guid>
    <b:Author>
      <b:Author>
        <b:NameList>
          <b:Person>
            <b:Last>Wikipedia</b:Last>
          </b:Person>
        </b:NameList>
      </b:Author>
    </b:Author>
    <b:Title>Responsive web design</b:Title>
    <b:YearAccessed>2020</b:YearAccessed>
    <b:MonthAccessed>10</b:MonthAccessed>
    <b:DayAccessed>20</b:DayAccessed>
    <b:URL>https://en.wikipedia.org/wiki/Responsive_web_design#Mobile_first,_unobtrusive_JavaScript,_and_progressive_enhancement</b:URL>
    <b:RefOrder>15</b:RefOrder>
  </b:Source>
  <b:Source>
    <b:Tag>Boo20</b:Tag>
    <b:SourceType>DocumentFromInternetSite</b:SourceType>
    <b:Guid>{911F4C14-8400-4DCE-A1C2-8B640184AE4A}</b:Guid>
    <b:Author>
      <b:Author>
        <b:NameList>
          <b:Person>
            <b:Last>Bootstrap</b:Last>
          </b:Person>
        </b:NameList>
      </b:Author>
    </b:Author>
    <b:Title>Grid system</b:Title>
    <b:YearAccessed>2020</b:YearAccessed>
    <b:MonthAccessed>10</b:MonthAccessed>
    <b:DayAccessed>26</b:DayAccessed>
    <b:URL>https://getbootstrap.com/docs/4.0/layout/grid/</b:URL>
    <b:RefOrder>16</b:RefOrder>
  </b:Source>
  <b:Source>
    <b:Tag>Rac20</b:Tag>
    <b:SourceType>DocumentFromInternetSite</b:SourceType>
    <b:Guid>{5B8D4933-B9A5-4F78-A755-5E0A72CEECE4}</b:Guid>
    <b:Author>
      <b:Author>
        <b:NameList>
          <b:Person>
            <b:Last>Njeri</b:Last>
            <b:First>Rachael</b:First>
          </b:Person>
        </b:NameList>
      </b:Author>
    </b:Author>
    <b:Title>How to Integrate the Google Maps API into React Applications</b:Title>
    <b:Year>2020</b:Year>
    <b:Month>9</b:Month>
    <b:Day>11</b:Day>
    <b:YearAccessed>2020</b:YearAccessed>
    <b:MonthAccessed>10</b:MonthAccessed>
    <b:DayAccessed>27</b:DayAccessed>
    <b:URL>https://www.digitalocean.com/community/tutorials/how-to-integrate-the-google-maps-api-into-react-applications</b:URL>
    <b:RefOrder>17</b:RefOrder>
  </b:Source>
  <b:Source>
    <b:Tag>haromretegu</b:Tag>
    <b:SourceType>DocumentFromInternetSite</b:SourceType>
    <b:Guid>{A5082172-8DE9-43A7-9C67-96501CCDB844}</b:Guid>
    <b:Author>
      <b:Author>
        <b:NameList>
          <b:Person>
            <b:Last>Wikipedia</b:Last>
          </b:Person>
        </b:NameList>
      </b:Author>
    </b:Author>
    <b:Title>Többrétegű architechtúra</b:Title>
    <b:YearAccessed>2020</b:YearAccessed>
    <b:MonthAccessed>10</b:MonthAccessed>
    <b:DayAccessed>30</b:DayAccessed>
    <b:URL>https://hu.wikipedia.org/wiki/T%C3%B6bbr%C3%A9teg%C5%B1_architecht%C3%BAra</b:URL>
    <b:RefOrder>18</b:RefOrder>
  </b:Source>
  <b:Source>
    <b:Tag>Fre20</b:Tag>
    <b:SourceType>DocumentFromInternetSite</b:SourceType>
    <b:Guid>{5DB75A2B-575C-4532-85CB-A56F30DC945C}</b:Guid>
    <b:Author>
      <b:Author>
        <b:NameList>
          <b:Person>
            <b:Last>Normén</b:Last>
            <b:First>Fredrik</b:First>
          </b:Person>
        </b:NameList>
      </b:Author>
    </b:Author>
    <b:Title>Using Web Services in a 3-tier architecture</b:Title>
    <b:YearAccessed>2020</b:YearAccessed>
    <b:MonthAccessed>10</b:MonthAccessed>
    <b:DayAccessed>30</b:DayAccessed>
    <b:URL>https://weblogs.asp.net/fredriknormen/using-web-services-in-a-3-tier-architecture</b:URL>
    <b:RefOrder>19</b:RefOrder>
  </b:Source>
  <b:Source>
    <b:Tag>Wik204</b:Tag>
    <b:SourceType>DocumentFromInternetSite</b:SourceType>
    <b:Guid>{1328CDDC-B0DF-429B-B728-2E656E95E6CD}</b:Guid>
    <b:Author>
      <b:Author>
        <b:NameList>
          <b:Person>
            <b:Last>Wikipedia</b:Last>
          </b:Person>
        </b:NameList>
      </b:Author>
    </b:Author>
    <b:Title>Create, read, update and delete</b:Title>
    <b:YearAccessed>2020</b:YearAccessed>
    <b:MonthAccessed>11</b:MonthAccessed>
    <b:DayAccessed>10</b:DayAccessed>
    <b:URL>https://en.wikipedia.org/wiki/Create,_read,_update_and_delete</b:URL>
    <b:RefOrder>20</b:RefOrder>
  </b:Source>
  <b:Source>
    <b:Tag>Wik205</b:Tag>
    <b:SourceType>DocumentFromInternetSite</b:SourceType>
    <b:Guid>{E10A4679-76F3-4BAD-9AE3-D97DF2467B67}</b:Guid>
    <b:Author>
      <b:Author>
        <b:NameList>
          <b:Person>
            <b:Last>Wikipedia</b:Last>
          </b:Person>
        </b:NameList>
      </b:Author>
    </b:Author>
    <b:Title>Breadcrumb</b:Title>
    <b:YearAccessed>2020</b:YearAccessed>
    <b:MonthAccessed>11</b:MonthAccessed>
    <b:DayAccessed>25</b:DayAccessed>
    <b:URL>https://hu.wikipedia.org/wiki/Breadcrumb</b:URL>
    <b:RefOrder>21</b:RefOrder>
  </b:Source>
  <b:Source>
    <b:Tag>Mic20</b:Tag>
    <b:SourceType>DocumentFromInternetSite</b:SourceType>
    <b:Guid>{2BA745D0-80AF-4557-9165-AAE912A89FC4}</b:Guid>
    <b:Author>
      <b:Author>
        <b:NameList>
          <b:Person>
            <b:Last>Microsoft</b:Last>
          </b:Person>
        </b:NameList>
      </b:Author>
    </b:Author>
    <b:Title>Real-time ASP.NET with SignalR</b:Title>
    <b:YearAccessed>2020</b:YearAccessed>
    <b:MonthAccessed>11</b:MonthAccessed>
    <b:DayAccessed>25</b:DayAccessed>
    <b:URL>https://dotnet.microsoft.com/apps/aspnet/signalr</b:URL>
    <b:RefOrder>22</b:RefOrder>
  </b:Source>
</b:Sources>
</file>

<file path=customXml/itemProps1.xml><?xml version="1.0" encoding="utf-8"?>
<ds:datastoreItem xmlns:ds="http://schemas.openxmlformats.org/officeDocument/2006/customXml" ds:itemID="{12604BE1-04AA-4642-907D-6159C872F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9194</TotalTime>
  <Pages>58</Pages>
  <Words>10960</Words>
  <Characters>75625</Characters>
  <Application>Microsoft Office Word</Application>
  <DocSecurity>0</DocSecurity>
  <Lines>630</Lines>
  <Paragraphs>172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86413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Drexler Nándor</cp:lastModifiedBy>
  <cp:revision>1151</cp:revision>
  <cp:lastPrinted>2002-07-08T12:51:00Z</cp:lastPrinted>
  <dcterms:created xsi:type="dcterms:W3CDTF">2015-10-19T08:48:00Z</dcterms:created>
  <dcterms:modified xsi:type="dcterms:W3CDTF">2020-12-03T21:35:00Z</dcterms:modified>
</cp:coreProperties>
</file>